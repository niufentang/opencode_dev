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6A56" w:rsidRDefault="009350CB">
      <w:pPr>
        <w:jc w:val="center"/>
        <w:rPr>
          <w:b/>
          <w:sz w:val="32"/>
          <w:szCs w:val="32"/>
        </w:rPr>
      </w:pPr>
      <w:bookmarkStart w:id="0" w:name="_Hlk104836407"/>
      <w:r>
        <w:rPr>
          <w:rFonts w:hint="eastAsia"/>
          <w:b/>
          <w:sz w:val="32"/>
          <w:szCs w:val="32"/>
        </w:rPr>
        <w:t>可转债交易机制优化暨债券借贷等业务</w:t>
      </w:r>
    </w:p>
    <w:p w:rsidR="00EC6A56" w:rsidRDefault="009350CB">
      <w:pPr>
        <w:jc w:val="center"/>
        <w:rPr>
          <w:b/>
          <w:sz w:val="32"/>
          <w:szCs w:val="32"/>
        </w:rPr>
      </w:pPr>
      <w:bookmarkStart w:id="1" w:name="_GoBack"/>
      <w:bookmarkEnd w:id="1"/>
      <w:r>
        <w:rPr>
          <w:rFonts w:hint="eastAsia"/>
          <w:b/>
          <w:sz w:val="32"/>
          <w:szCs w:val="32"/>
        </w:rPr>
        <w:t>2022</w:t>
      </w:r>
      <w:r>
        <w:rPr>
          <w:rFonts w:hint="eastAsia"/>
          <w:b/>
          <w:sz w:val="32"/>
          <w:szCs w:val="32"/>
        </w:rPr>
        <w:t>年</w:t>
      </w:r>
      <w:r>
        <w:rPr>
          <w:rFonts w:hint="eastAsia"/>
          <w:b/>
          <w:sz w:val="32"/>
          <w:szCs w:val="32"/>
        </w:rPr>
        <w:t>7</w:t>
      </w:r>
      <w:r>
        <w:rPr>
          <w:rFonts w:hint="eastAsia"/>
          <w:b/>
          <w:sz w:val="32"/>
          <w:szCs w:val="32"/>
        </w:rPr>
        <w:t>月</w:t>
      </w:r>
      <w:r>
        <w:rPr>
          <w:rFonts w:hint="eastAsia"/>
          <w:b/>
          <w:sz w:val="32"/>
          <w:szCs w:val="32"/>
        </w:rPr>
        <w:t>16</w:t>
      </w:r>
      <w:r>
        <w:rPr>
          <w:rFonts w:hint="eastAsia"/>
          <w:b/>
          <w:sz w:val="32"/>
          <w:szCs w:val="32"/>
        </w:rPr>
        <w:t>日全网测试方案</w:t>
      </w:r>
    </w:p>
    <w:p w:rsidR="00EC6A56" w:rsidRDefault="00EC6A56">
      <w:pPr>
        <w:jc w:val="center"/>
        <w:rPr>
          <w:b/>
          <w:sz w:val="32"/>
          <w:szCs w:val="32"/>
        </w:rPr>
      </w:pPr>
    </w:p>
    <w:p w:rsidR="00EC6A56" w:rsidRDefault="009350CB">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测试目的</w:t>
      </w:r>
    </w:p>
    <w:p w:rsidR="00EC6A56" w:rsidRDefault="009350CB">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深圳证券交易所（以下简称深交所）已于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6</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24</w:t>
      </w:r>
      <w:r>
        <w:rPr>
          <w:rFonts w:ascii="楷体_GB2312" w:eastAsia="楷体_GB2312" w:hAnsi="楷体_GB2312" w:cs="楷体_GB2312" w:hint="eastAsia"/>
          <w:bCs/>
          <w:color w:val="000000"/>
          <w:sz w:val="28"/>
          <w:szCs w:val="28"/>
        </w:rPr>
        <w:t>日发布《关于做好可转债交易机制优化的技术准备通知》、于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4</w:t>
      </w:r>
      <w:r>
        <w:rPr>
          <w:rFonts w:ascii="楷体_GB2312" w:eastAsia="楷体_GB2312" w:hAnsi="楷体_GB2312" w:cs="楷体_GB2312" w:hint="eastAsia"/>
          <w:bCs/>
          <w:color w:val="000000"/>
          <w:sz w:val="28"/>
          <w:szCs w:val="28"/>
        </w:rPr>
        <w:t>日发布《关于做好可转债交易机制优化技术准备的补充通知》。为确保相关业务的顺利开展，深交所联合中国证券登记结算有限责任公司深圳分公司（以下简称中国结算深圳分公司）定于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16</w:t>
      </w:r>
      <w:r>
        <w:rPr>
          <w:rFonts w:ascii="楷体_GB2312" w:eastAsia="楷体_GB2312" w:hAnsi="楷体_GB2312" w:cs="楷体_GB2312" w:hint="eastAsia"/>
          <w:bCs/>
          <w:color w:val="000000"/>
          <w:sz w:val="28"/>
          <w:szCs w:val="28"/>
        </w:rPr>
        <w:t>日组织全网测试，通过模拟深市可转债的委托申报、成交回报、行情接收与展示、清算交收等业务处理过程，检验市场参与各方技术系统的正确性。</w:t>
      </w:r>
    </w:p>
    <w:p w:rsidR="00EC6A56" w:rsidRDefault="009350CB">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深交所和中国结算深圳分公司已于</w:t>
      </w:r>
      <w:r>
        <w:rPr>
          <w:rFonts w:ascii="楷体_GB2312" w:eastAsia="楷体_GB2312" w:hAnsi="楷体_GB2312" w:cs="楷体_GB2312" w:hint="eastAsia"/>
          <w:bCs/>
          <w:color w:val="000000"/>
          <w:sz w:val="28"/>
          <w:szCs w:val="28"/>
        </w:rPr>
        <w:t>2021</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9</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10</w:t>
      </w:r>
      <w:r>
        <w:rPr>
          <w:rFonts w:ascii="楷体_GB2312" w:eastAsia="楷体_GB2312" w:hAnsi="楷体_GB2312" w:cs="楷体_GB2312" w:hint="eastAsia"/>
          <w:bCs/>
          <w:color w:val="000000"/>
          <w:sz w:val="28"/>
          <w:szCs w:val="28"/>
        </w:rPr>
        <w:t>日发布《关于做好债券借贷业</w:t>
      </w:r>
      <w:r>
        <w:rPr>
          <w:rFonts w:ascii="楷体_GB2312" w:eastAsia="楷体_GB2312" w:hAnsi="楷体_GB2312" w:cs="楷体_GB2312" w:hint="eastAsia"/>
          <w:bCs/>
          <w:color w:val="000000"/>
          <w:sz w:val="28"/>
          <w:szCs w:val="28"/>
        </w:rPr>
        <w:t>务的技术准备通知》。为确保相关业务的顺利开展，深交所联合中国结算深圳分公司定于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16</w:t>
      </w:r>
      <w:r>
        <w:rPr>
          <w:rFonts w:ascii="楷体_GB2312" w:eastAsia="楷体_GB2312" w:hAnsi="楷体_GB2312" w:cs="楷体_GB2312" w:hint="eastAsia"/>
          <w:bCs/>
          <w:color w:val="000000"/>
          <w:sz w:val="28"/>
          <w:szCs w:val="28"/>
        </w:rPr>
        <w:t>日组织全网测试，通过模拟债券借贷业务的委托申报、成交回报、行情接收与展示、清算交收等业务处理过程，检验市场参与各方技术系统的正确性。</w:t>
      </w:r>
    </w:p>
    <w:p w:rsidR="00EC6A56" w:rsidRDefault="009350CB">
      <w:pPr>
        <w:widowControl/>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为确保深市现金债券</w:t>
      </w:r>
      <w:r>
        <w:rPr>
          <w:rFonts w:ascii="楷体_GB2312" w:eastAsia="楷体_GB2312" w:hAnsi="楷体_GB2312" w:cs="楷体_GB2312" w:hint="eastAsia"/>
          <w:bCs/>
          <w:color w:val="000000"/>
          <w:sz w:val="28"/>
          <w:szCs w:val="28"/>
        </w:rPr>
        <w:t>ETF</w:t>
      </w:r>
      <w:r>
        <w:rPr>
          <w:rFonts w:ascii="楷体_GB2312" w:eastAsia="楷体_GB2312" w:hAnsi="楷体_GB2312" w:cs="楷体_GB2312" w:hint="eastAsia"/>
          <w:bCs/>
          <w:color w:val="000000"/>
          <w:sz w:val="28"/>
          <w:szCs w:val="28"/>
        </w:rPr>
        <w:t>业务的顺利开展，深交所联合中国结算深圳分公司定于</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16</w:t>
      </w:r>
      <w:r>
        <w:rPr>
          <w:rFonts w:ascii="楷体_GB2312" w:eastAsia="楷体_GB2312" w:hAnsi="楷体_GB2312" w:cs="楷体_GB2312" w:hint="eastAsia"/>
          <w:bCs/>
          <w:color w:val="000000"/>
          <w:sz w:val="28"/>
          <w:szCs w:val="28"/>
        </w:rPr>
        <w:t>日组织全网测试，通过模拟现金债券</w:t>
      </w:r>
      <w:r>
        <w:rPr>
          <w:rFonts w:ascii="楷体_GB2312" w:eastAsia="楷体_GB2312" w:hAnsi="楷体_GB2312" w:cs="楷体_GB2312" w:hint="eastAsia"/>
          <w:bCs/>
          <w:color w:val="000000"/>
          <w:sz w:val="28"/>
          <w:szCs w:val="28"/>
        </w:rPr>
        <w:t>ETF</w:t>
      </w:r>
      <w:r>
        <w:rPr>
          <w:rFonts w:ascii="楷体_GB2312" w:eastAsia="楷体_GB2312" w:hAnsi="楷体_GB2312" w:cs="楷体_GB2312" w:hint="eastAsia"/>
          <w:bCs/>
          <w:color w:val="000000"/>
          <w:sz w:val="28"/>
          <w:szCs w:val="28"/>
        </w:rPr>
        <w:t>的认购等业务处理过程，检验市场参与各方技术系统的正确性。</w:t>
      </w:r>
    </w:p>
    <w:p w:rsidR="00EC6A56" w:rsidRDefault="00EC6A56">
      <w:pPr>
        <w:widowControl/>
        <w:spacing w:line="360" w:lineRule="atLeast"/>
        <w:ind w:firstLineChars="200" w:firstLine="560"/>
        <w:jc w:val="left"/>
        <w:rPr>
          <w:rFonts w:ascii="楷体_GB2312" w:eastAsia="楷体_GB2312" w:hAnsi="楷体_GB2312" w:cs="楷体_GB2312"/>
          <w:color w:val="FF0000"/>
          <w:sz w:val="28"/>
          <w:szCs w:val="28"/>
        </w:rPr>
      </w:pPr>
    </w:p>
    <w:p w:rsidR="00EC6A56" w:rsidRDefault="00EC6A56">
      <w:pPr>
        <w:widowControl/>
        <w:spacing w:line="360" w:lineRule="atLeast"/>
        <w:ind w:firstLineChars="200" w:firstLine="560"/>
        <w:jc w:val="left"/>
        <w:rPr>
          <w:rFonts w:ascii="楷体_GB2312" w:eastAsia="楷体_GB2312" w:hAnsi="楷体_GB2312" w:cs="楷体_GB2312"/>
          <w:color w:val="FF0000"/>
          <w:sz w:val="28"/>
          <w:szCs w:val="28"/>
        </w:rPr>
      </w:pPr>
    </w:p>
    <w:p w:rsidR="00EC6A56" w:rsidRDefault="009350CB">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lastRenderedPageBreak/>
        <w:t>参测单位</w:t>
      </w:r>
    </w:p>
    <w:p w:rsidR="00EC6A56" w:rsidRDefault="009350CB">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EC6A56" w:rsidRDefault="009350CB">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中国结算深圳分公司</w:t>
      </w:r>
    </w:p>
    <w:p w:rsidR="00EC6A56" w:rsidRDefault="009350CB">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香港联合交易所</w:t>
      </w:r>
    </w:p>
    <w:p w:rsidR="00EC6A56" w:rsidRDefault="009350CB">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深圳证券通信公司</w:t>
      </w:r>
    </w:p>
    <w:p w:rsidR="00EC6A56" w:rsidRDefault="009350CB">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证券公司</w:t>
      </w:r>
    </w:p>
    <w:p w:rsidR="00EC6A56" w:rsidRDefault="009350CB">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基</w:t>
      </w:r>
      <w:r>
        <w:rPr>
          <w:rFonts w:ascii="楷体_GB2312" w:eastAsia="楷体_GB2312" w:hAnsi="楷体_GB2312" w:cs="楷体_GB2312" w:hint="eastAsia"/>
          <w:kern w:val="0"/>
          <w:sz w:val="28"/>
          <w:szCs w:val="28"/>
        </w:rPr>
        <w:t>金管理公司</w:t>
      </w:r>
    </w:p>
    <w:p w:rsidR="00EC6A56" w:rsidRDefault="009350CB">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行情服务商</w:t>
      </w:r>
    </w:p>
    <w:p w:rsidR="00EC6A56" w:rsidRDefault="009350CB">
      <w:pPr>
        <w:pStyle w:val="af1"/>
        <w:numPr>
          <w:ilvl w:val="0"/>
          <w:numId w:val="2"/>
        </w:numPr>
        <w:ind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结算参与机构</w:t>
      </w:r>
    </w:p>
    <w:p w:rsidR="00EC6A56" w:rsidRDefault="009350CB">
      <w:pPr>
        <w:pStyle w:val="af1"/>
        <w:numPr>
          <w:ilvl w:val="0"/>
          <w:numId w:val="2"/>
        </w:numPr>
        <w:spacing w:line="560" w:lineRule="exact"/>
        <w:ind w:firstLineChars="0" w:firstLine="560"/>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其他相关单位</w:t>
      </w:r>
    </w:p>
    <w:p w:rsidR="00EC6A56" w:rsidRDefault="00EC6A56">
      <w:pPr>
        <w:widowControl/>
        <w:tabs>
          <w:tab w:val="left" w:pos="840"/>
        </w:tabs>
        <w:spacing w:line="360" w:lineRule="atLeast"/>
        <w:jc w:val="left"/>
        <w:rPr>
          <w:rFonts w:ascii="楷体_GB2312" w:eastAsia="楷体_GB2312" w:hAnsi="楷体_GB2312" w:cs="楷体_GB2312"/>
          <w:sz w:val="28"/>
          <w:szCs w:val="28"/>
        </w:rPr>
      </w:pPr>
    </w:p>
    <w:p w:rsidR="00EC6A56" w:rsidRDefault="009350CB">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测试内容</w:t>
      </w:r>
    </w:p>
    <w:p w:rsidR="00EC6A56" w:rsidRDefault="009350CB">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深市证券交易系统、结算系统模拟</w:t>
      </w:r>
      <w:r>
        <w:rPr>
          <w:rFonts w:ascii="楷体_GB2312" w:eastAsia="楷体_GB2312" w:hAnsi="楷体_GB2312" w:cs="楷体_GB2312" w:hint="eastAsia"/>
          <w:bCs/>
          <w:color w:val="000000"/>
          <w:sz w:val="28"/>
          <w:szCs w:val="28"/>
        </w:rPr>
        <w:t>2</w:t>
      </w:r>
      <w:r>
        <w:rPr>
          <w:rFonts w:ascii="楷体_GB2312" w:eastAsia="楷体_GB2312" w:hAnsi="楷体_GB2312" w:cs="楷体_GB2312" w:hint="eastAsia"/>
          <w:bCs/>
          <w:color w:val="000000"/>
          <w:sz w:val="28"/>
          <w:szCs w:val="28"/>
        </w:rPr>
        <w:t>个业务日的交易、结算（即模拟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16</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T+1</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17</w:t>
      </w:r>
      <w:r>
        <w:rPr>
          <w:rFonts w:ascii="楷体_GB2312" w:eastAsia="楷体_GB2312" w:hAnsi="楷体_GB2312" w:cs="楷体_GB2312" w:hint="eastAsia"/>
          <w:bCs/>
          <w:color w:val="000000"/>
          <w:sz w:val="28"/>
          <w:szCs w:val="28"/>
        </w:rPr>
        <w:t>日）。港股通证券模拟半日市的交易和</w:t>
      </w:r>
      <w:r>
        <w:rPr>
          <w:rFonts w:ascii="楷体_GB2312" w:eastAsia="楷体_GB2312" w:hAnsi="楷体_GB2312" w:cs="楷体_GB2312" w:hint="eastAsia"/>
          <w:bCs/>
          <w:color w:val="000000"/>
          <w:sz w:val="28"/>
          <w:szCs w:val="28"/>
        </w:rPr>
        <w:t>1</w:t>
      </w:r>
      <w:r>
        <w:rPr>
          <w:rFonts w:ascii="楷体_GB2312" w:eastAsia="楷体_GB2312" w:hAnsi="楷体_GB2312" w:cs="楷体_GB2312" w:hint="eastAsia"/>
          <w:bCs/>
          <w:color w:val="000000"/>
          <w:sz w:val="28"/>
          <w:szCs w:val="28"/>
        </w:rPr>
        <w:t>个结算日的结算（即模拟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w:t>
      </w:r>
      <w:r>
        <w:rPr>
          <w:rFonts w:ascii="楷体_GB2312" w:eastAsia="楷体_GB2312" w:hAnsi="楷体_GB2312" w:cs="楷体_GB2312" w:hint="eastAsia"/>
          <w:bCs/>
          <w:color w:val="000000"/>
          <w:sz w:val="28"/>
          <w:szCs w:val="28"/>
        </w:rPr>
        <w:t>2022</w:t>
      </w:r>
      <w:r>
        <w:rPr>
          <w:rFonts w:ascii="楷体_GB2312" w:eastAsia="楷体_GB2312" w:hAnsi="楷体_GB2312" w:cs="楷体_GB2312" w:hint="eastAsia"/>
          <w:bCs/>
          <w:color w:val="000000"/>
          <w:sz w:val="28"/>
          <w:szCs w:val="28"/>
        </w:rPr>
        <w:t>年</w:t>
      </w:r>
      <w:r>
        <w:rPr>
          <w:rFonts w:ascii="楷体_GB2312" w:eastAsia="楷体_GB2312" w:hAnsi="楷体_GB2312" w:cs="楷体_GB2312" w:hint="eastAsia"/>
          <w:bCs/>
          <w:color w:val="000000"/>
          <w:sz w:val="28"/>
          <w:szCs w:val="28"/>
        </w:rPr>
        <w:t>7</w:t>
      </w:r>
      <w:r>
        <w:rPr>
          <w:rFonts w:ascii="楷体_GB2312" w:eastAsia="楷体_GB2312" w:hAnsi="楷体_GB2312" w:cs="楷体_GB2312" w:hint="eastAsia"/>
          <w:bCs/>
          <w:color w:val="000000"/>
          <w:sz w:val="28"/>
          <w:szCs w:val="28"/>
        </w:rPr>
        <w:t>月</w:t>
      </w:r>
      <w:r>
        <w:rPr>
          <w:rFonts w:ascii="楷体_GB2312" w:eastAsia="楷体_GB2312" w:hAnsi="楷体_GB2312" w:cs="楷体_GB2312" w:hint="eastAsia"/>
          <w:bCs/>
          <w:color w:val="000000"/>
          <w:sz w:val="28"/>
          <w:szCs w:val="28"/>
        </w:rPr>
        <w:t>16</w:t>
      </w:r>
      <w:r>
        <w:rPr>
          <w:rFonts w:ascii="楷体_GB2312" w:eastAsia="楷体_GB2312" w:hAnsi="楷体_GB2312" w:cs="楷体_GB2312" w:hint="eastAsia"/>
          <w:bCs/>
          <w:color w:val="000000"/>
          <w:sz w:val="28"/>
          <w:szCs w:val="28"/>
        </w:rPr>
        <w:t>日）。</w:t>
      </w:r>
    </w:p>
    <w:p w:rsidR="00EC6A56" w:rsidRDefault="009350CB">
      <w:pPr>
        <w:widowControl/>
        <w:numPr>
          <w:ilvl w:val="255"/>
          <w:numId w:val="0"/>
        </w:num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本次测试重点包括以下内容：</w:t>
      </w:r>
    </w:p>
    <w:p w:rsidR="00EC6A56" w:rsidRDefault="009350CB">
      <w:pPr>
        <w:widowControl/>
        <w:numPr>
          <w:ilvl w:val="0"/>
          <w:numId w:val="3"/>
        </w:numPr>
        <w:spacing w:line="360" w:lineRule="atLeast"/>
        <w:ind w:firstLine="510"/>
        <w:jc w:val="left"/>
        <w:outlineLvl w:val="1"/>
        <w:rPr>
          <w:rFonts w:ascii="楷体_GB2312" w:eastAsia="楷体_GB2312"/>
          <w:bCs/>
          <w:color w:val="000000"/>
          <w:sz w:val="28"/>
          <w:szCs w:val="28"/>
        </w:rPr>
      </w:pPr>
      <w:r>
        <w:rPr>
          <w:rFonts w:ascii="楷体_GB2312" w:eastAsia="楷体_GB2312" w:hint="eastAsia"/>
          <w:bCs/>
          <w:color w:val="000000"/>
          <w:sz w:val="28"/>
          <w:szCs w:val="28"/>
        </w:rPr>
        <w:t>可转债交易机制优化</w:t>
      </w:r>
    </w:p>
    <w:p w:rsidR="00EC6A56" w:rsidRDefault="009350CB">
      <w:pPr>
        <w:pStyle w:val="af1"/>
        <w:numPr>
          <w:ilvl w:val="0"/>
          <w:numId w:val="4"/>
        </w:numPr>
        <w:ind w:left="0"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向不特定对象发行的可转债（以下简称可转债）匹配成交、协商成交、盘后定价成交、转股等业务的委托申报、成交回报、行情接收与展示、清算交收等业务处理；</w:t>
      </w:r>
    </w:p>
    <w:p w:rsidR="00EC6A56" w:rsidRDefault="009350CB">
      <w:pPr>
        <w:pStyle w:val="af1"/>
        <w:numPr>
          <w:ilvl w:val="0"/>
          <w:numId w:val="4"/>
        </w:numPr>
        <w:ind w:left="0"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向特定对象发行的可转债（以下简称定向可转债）协商成交、转股等业务的委托申报、成交回报、行情接收与展示、清算交收</w:t>
      </w:r>
      <w:r>
        <w:rPr>
          <w:rFonts w:ascii="楷体_GB2312" w:eastAsia="楷体_GB2312" w:hAnsi="Times New Roman" w:hint="eastAsia"/>
          <w:bCs/>
          <w:color w:val="000000"/>
          <w:sz w:val="28"/>
          <w:szCs w:val="28"/>
        </w:rPr>
        <w:lastRenderedPageBreak/>
        <w:t>等业务处理；</w:t>
      </w:r>
    </w:p>
    <w:p w:rsidR="00EC6A56" w:rsidRDefault="009350CB">
      <w:pPr>
        <w:pStyle w:val="af1"/>
        <w:numPr>
          <w:ilvl w:val="0"/>
          <w:numId w:val="4"/>
        </w:numPr>
        <w:ind w:left="0"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主板</w:t>
      </w:r>
      <w:r>
        <w:rPr>
          <w:rFonts w:ascii="楷体_GB2312" w:eastAsia="楷体_GB2312" w:hAnsi="Times New Roman" w:hint="eastAsia"/>
          <w:bCs/>
          <w:color w:val="000000"/>
          <w:sz w:val="28"/>
          <w:szCs w:val="28"/>
        </w:rPr>
        <w:t>A</w:t>
      </w:r>
      <w:r>
        <w:rPr>
          <w:rFonts w:ascii="楷体_GB2312" w:eastAsia="楷体_GB2312" w:hAnsi="Times New Roman" w:hint="eastAsia"/>
          <w:bCs/>
          <w:color w:val="000000"/>
          <w:sz w:val="28"/>
          <w:szCs w:val="28"/>
        </w:rPr>
        <w:t>股、主板</w:t>
      </w:r>
      <w:r>
        <w:rPr>
          <w:rFonts w:ascii="楷体_GB2312" w:eastAsia="楷体_GB2312" w:hAnsi="Times New Roman" w:hint="eastAsia"/>
          <w:bCs/>
          <w:color w:val="000000"/>
          <w:sz w:val="28"/>
          <w:szCs w:val="28"/>
        </w:rPr>
        <w:t>B</w:t>
      </w:r>
      <w:r>
        <w:rPr>
          <w:rFonts w:ascii="楷体_GB2312" w:eastAsia="楷体_GB2312" w:hAnsi="Times New Roman" w:hint="eastAsia"/>
          <w:bCs/>
          <w:color w:val="000000"/>
          <w:sz w:val="28"/>
          <w:szCs w:val="28"/>
        </w:rPr>
        <w:t>股、创业板股票、基金的现货集中竞价交易、协议交易业务的委托申报、成交回报、行情接收与展示、清算交收等业务处理；</w:t>
      </w:r>
    </w:p>
    <w:p w:rsidR="00EC6A56" w:rsidRDefault="009350CB">
      <w:pPr>
        <w:pStyle w:val="af1"/>
        <w:numPr>
          <w:ilvl w:val="0"/>
          <w:numId w:val="4"/>
        </w:numPr>
        <w:ind w:left="0"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债券现券交易、债券通用质押式回购、债券分销等业务的委托申报、成交回报、行情接收与展示、清算交收等业务处理。</w:t>
      </w:r>
    </w:p>
    <w:p w:rsidR="00EC6A56" w:rsidRDefault="009350CB">
      <w:pPr>
        <w:widowControl/>
        <w:numPr>
          <w:ilvl w:val="0"/>
          <w:numId w:val="3"/>
        </w:numPr>
        <w:spacing w:line="360" w:lineRule="atLeast"/>
        <w:ind w:firstLine="510"/>
        <w:jc w:val="left"/>
        <w:outlineLvl w:val="1"/>
        <w:rPr>
          <w:rFonts w:ascii="楷体_GB2312" w:eastAsia="楷体_GB2312"/>
          <w:bCs/>
          <w:color w:val="000000"/>
          <w:sz w:val="28"/>
          <w:szCs w:val="28"/>
        </w:rPr>
      </w:pPr>
      <w:r>
        <w:rPr>
          <w:rFonts w:ascii="楷体_GB2312" w:eastAsia="楷体_GB2312" w:hint="eastAsia"/>
          <w:bCs/>
          <w:color w:val="000000"/>
          <w:sz w:val="28"/>
          <w:szCs w:val="28"/>
        </w:rPr>
        <w:t>债券借贷业务</w:t>
      </w:r>
    </w:p>
    <w:p w:rsidR="00EC6A56" w:rsidRDefault="009350CB">
      <w:pPr>
        <w:pStyle w:val="af1"/>
        <w:numPr>
          <w:ilvl w:val="0"/>
          <w:numId w:val="5"/>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债券借贷业务的委托申报、成交回报、行情接收与展示、清算交收等业务处理；</w:t>
      </w:r>
    </w:p>
    <w:p w:rsidR="00EC6A56" w:rsidRDefault="009350CB">
      <w:pPr>
        <w:pStyle w:val="af1"/>
        <w:numPr>
          <w:ilvl w:val="0"/>
          <w:numId w:val="5"/>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通过交易终端固收专区进行债券借贷业务的委托申报、成交回报、行情接收</w:t>
      </w:r>
      <w:r>
        <w:rPr>
          <w:rFonts w:ascii="楷体_GB2312" w:eastAsia="楷体_GB2312" w:hAnsi="Times New Roman" w:hint="eastAsia"/>
          <w:bCs/>
          <w:color w:val="000000"/>
          <w:sz w:val="28"/>
          <w:szCs w:val="28"/>
        </w:rPr>
        <w:t>与展示、委托查询、成交查询、合约查询、在途合约</w:t>
      </w:r>
      <w:r>
        <w:rPr>
          <w:rFonts w:ascii="楷体_GB2312" w:eastAsia="楷体_GB2312" w:hAnsi="Times New Roman" w:hint="eastAsia"/>
          <w:bCs/>
          <w:color w:val="000000"/>
          <w:sz w:val="28"/>
          <w:szCs w:val="28"/>
        </w:rPr>
        <w:t>excel</w:t>
      </w:r>
      <w:r>
        <w:rPr>
          <w:rFonts w:ascii="楷体_GB2312" w:eastAsia="楷体_GB2312" w:hAnsi="Times New Roman" w:hint="eastAsia"/>
          <w:bCs/>
          <w:color w:val="000000"/>
          <w:sz w:val="28"/>
          <w:szCs w:val="28"/>
        </w:rPr>
        <w:t>导出和申报单的</w:t>
      </w:r>
      <w:r>
        <w:rPr>
          <w:rFonts w:ascii="楷体_GB2312" w:eastAsia="楷体_GB2312" w:hAnsi="Times New Roman" w:hint="eastAsia"/>
          <w:bCs/>
          <w:color w:val="000000"/>
          <w:sz w:val="28"/>
          <w:szCs w:val="28"/>
        </w:rPr>
        <w:t>pdf</w:t>
      </w:r>
      <w:r>
        <w:rPr>
          <w:rFonts w:ascii="楷体_GB2312" w:eastAsia="楷体_GB2312" w:hAnsi="Times New Roman" w:hint="eastAsia"/>
          <w:bCs/>
          <w:color w:val="000000"/>
          <w:sz w:val="28"/>
          <w:szCs w:val="28"/>
        </w:rPr>
        <w:t>导出；</w:t>
      </w:r>
    </w:p>
    <w:p w:rsidR="00EC6A56" w:rsidRDefault="009350CB">
      <w:pPr>
        <w:pStyle w:val="af1"/>
        <w:numPr>
          <w:ilvl w:val="0"/>
          <w:numId w:val="5"/>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交易终端固收专区的用户创建和权限分配；</w:t>
      </w:r>
    </w:p>
    <w:p w:rsidR="00EC6A56" w:rsidRDefault="009350CB">
      <w:pPr>
        <w:pStyle w:val="af1"/>
        <w:numPr>
          <w:ilvl w:val="0"/>
          <w:numId w:val="5"/>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交易终端固收专区各业务的委托申报、成交回报、委托查询及</w:t>
      </w:r>
      <w:r>
        <w:rPr>
          <w:rFonts w:ascii="楷体_GB2312" w:eastAsia="楷体_GB2312" w:hAnsi="Times New Roman" w:hint="eastAsia"/>
          <w:bCs/>
          <w:color w:val="000000"/>
          <w:sz w:val="28"/>
          <w:szCs w:val="28"/>
        </w:rPr>
        <w:t>excel</w:t>
      </w:r>
      <w:r>
        <w:rPr>
          <w:rFonts w:ascii="楷体_GB2312" w:eastAsia="楷体_GB2312" w:hAnsi="Times New Roman" w:hint="eastAsia"/>
          <w:bCs/>
          <w:color w:val="000000"/>
          <w:sz w:val="28"/>
          <w:szCs w:val="28"/>
        </w:rPr>
        <w:t>导出、成交查询及</w:t>
      </w:r>
      <w:r>
        <w:rPr>
          <w:rFonts w:ascii="楷体_GB2312" w:eastAsia="楷体_GB2312" w:hAnsi="Times New Roman" w:hint="eastAsia"/>
          <w:bCs/>
          <w:color w:val="000000"/>
          <w:sz w:val="28"/>
          <w:szCs w:val="28"/>
        </w:rPr>
        <w:t>excel</w:t>
      </w:r>
      <w:r>
        <w:rPr>
          <w:rFonts w:ascii="楷体_GB2312" w:eastAsia="楷体_GB2312" w:hAnsi="Times New Roman" w:hint="eastAsia"/>
          <w:bCs/>
          <w:color w:val="000000"/>
          <w:sz w:val="28"/>
          <w:szCs w:val="28"/>
        </w:rPr>
        <w:t>导出、消息提醒；</w:t>
      </w:r>
    </w:p>
    <w:p w:rsidR="00EC6A56" w:rsidRDefault="009350CB">
      <w:pPr>
        <w:pStyle w:val="af1"/>
        <w:numPr>
          <w:ilvl w:val="0"/>
          <w:numId w:val="5"/>
        </w:numPr>
        <w:ind w:firstLine="56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标的证券权益划付代收代付。</w:t>
      </w:r>
    </w:p>
    <w:p w:rsidR="00EC6A56" w:rsidRDefault="009350CB">
      <w:pPr>
        <w:pStyle w:val="af1"/>
        <w:ind w:left="560" w:firstLineChars="0" w:firstLine="0"/>
        <w:jc w:val="left"/>
        <w:outlineLvl w:val="1"/>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3</w:t>
      </w:r>
      <w:r>
        <w:rPr>
          <w:rFonts w:ascii="楷体_GB2312" w:eastAsia="楷体_GB2312" w:hAnsi="Times New Roman" w:hint="eastAsia"/>
          <w:bCs/>
          <w:color w:val="000000"/>
          <w:sz w:val="28"/>
          <w:szCs w:val="28"/>
        </w:rPr>
        <w:t>、现金债券</w:t>
      </w:r>
      <w:r>
        <w:rPr>
          <w:rFonts w:ascii="楷体_GB2312" w:eastAsia="楷体_GB2312" w:hAnsi="Times New Roman" w:hint="eastAsia"/>
          <w:bCs/>
          <w:color w:val="000000"/>
          <w:sz w:val="28"/>
          <w:szCs w:val="28"/>
        </w:rPr>
        <w:t>ETF</w:t>
      </w:r>
    </w:p>
    <w:p w:rsidR="00EC6A56" w:rsidRDefault="009350CB">
      <w:pPr>
        <w:pStyle w:val="af1"/>
        <w:ind w:left="560" w:firstLineChars="0" w:firstLine="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w:t>
      </w:r>
      <w:r>
        <w:rPr>
          <w:rFonts w:ascii="楷体_GB2312" w:eastAsia="楷体_GB2312" w:hAnsi="Times New Roman" w:hint="eastAsia"/>
          <w:bCs/>
          <w:color w:val="000000"/>
          <w:sz w:val="28"/>
          <w:szCs w:val="28"/>
        </w:rPr>
        <w:t>1</w:t>
      </w:r>
      <w:r>
        <w:rPr>
          <w:rFonts w:ascii="楷体_GB2312" w:eastAsia="楷体_GB2312" w:hAnsi="Times New Roman" w:hint="eastAsia"/>
          <w:bCs/>
          <w:color w:val="000000"/>
          <w:sz w:val="28"/>
          <w:szCs w:val="28"/>
        </w:rPr>
        <w:t>）现金债券</w:t>
      </w:r>
      <w:r>
        <w:rPr>
          <w:rFonts w:ascii="楷体_GB2312" w:eastAsia="楷体_GB2312" w:hAnsi="Times New Roman" w:hint="eastAsia"/>
          <w:bCs/>
          <w:color w:val="000000"/>
          <w:sz w:val="28"/>
          <w:szCs w:val="28"/>
        </w:rPr>
        <w:t>ETF</w:t>
      </w:r>
      <w:r>
        <w:rPr>
          <w:rFonts w:ascii="楷体_GB2312" w:eastAsia="楷体_GB2312" w:hAnsi="Times New Roman" w:hint="eastAsia"/>
          <w:bCs/>
          <w:color w:val="000000"/>
          <w:sz w:val="28"/>
          <w:szCs w:val="28"/>
        </w:rPr>
        <w:t>的认购等业务的委托申报、清算交收。</w:t>
      </w:r>
    </w:p>
    <w:p w:rsidR="00EC6A56" w:rsidRDefault="009350CB">
      <w:pPr>
        <w:pStyle w:val="af1"/>
        <w:ind w:left="560" w:firstLineChars="0" w:firstLine="0"/>
        <w:jc w:val="left"/>
        <w:outlineLvl w:val="2"/>
        <w:rPr>
          <w:rFonts w:ascii="楷体_GB2312" w:eastAsia="楷体_GB2312" w:hAnsi="Times New Roman"/>
          <w:bCs/>
          <w:color w:val="000000"/>
          <w:sz w:val="28"/>
          <w:szCs w:val="28"/>
        </w:rPr>
      </w:pPr>
      <w:r>
        <w:rPr>
          <w:rFonts w:ascii="楷体_GB2312" w:eastAsia="楷体_GB2312" w:hAnsi="Times New Roman" w:hint="eastAsia"/>
          <w:bCs/>
          <w:color w:val="000000"/>
          <w:sz w:val="28"/>
          <w:szCs w:val="28"/>
        </w:rPr>
        <w:t>注：本次暂不测试现金债券</w:t>
      </w:r>
      <w:r>
        <w:rPr>
          <w:rFonts w:ascii="楷体_GB2312" w:eastAsia="楷体_GB2312" w:hAnsi="Times New Roman" w:hint="eastAsia"/>
          <w:bCs/>
          <w:color w:val="000000"/>
          <w:sz w:val="28"/>
          <w:szCs w:val="28"/>
        </w:rPr>
        <w:t>ETF</w:t>
      </w:r>
      <w:r>
        <w:rPr>
          <w:rFonts w:ascii="楷体_GB2312" w:eastAsia="楷体_GB2312" w:hAnsi="Times New Roman" w:hint="eastAsia"/>
          <w:bCs/>
          <w:color w:val="000000"/>
          <w:sz w:val="28"/>
          <w:szCs w:val="28"/>
        </w:rPr>
        <w:t>的交易、申赎等业务场景。</w:t>
      </w:r>
    </w:p>
    <w:p w:rsidR="00EC6A56" w:rsidRDefault="009350CB">
      <w:pPr>
        <w:pStyle w:val="3"/>
        <w:outlineLvl w:val="1"/>
        <w:rPr>
          <w:rFonts w:ascii="楷体_GB2312" w:eastAsia="楷体_GB2312"/>
          <w:b/>
          <w:color w:val="000000"/>
          <w:szCs w:val="28"/>
        </w:rPr>
      </w:pPr>
      <w:r>
        <w:rPr>
          <w:rFonts w:ascii="楷体_GB2312" w:eastAsia="楷体_GB2312" w:hint="eastAsia"/>
          <w:b/>
          <w:color w:val="000000"/>
          <w:szCs w:val="28"/>
        </w:rPr>
        <w:t>（一）</w:t>
      </w:r>
      <w:r>
        <w:rPr>
          <w:rFonts w:ascii="楷体_GB2312" w:eastAsia="楷体_GB2312" w:hint="eastAsia"/>
          <w:b/>
          <w:color w:val="000000"/>
          <w:szCs w:val="28"/>
        </w:rPr>
        <w:t>T</w:t>
      </w:r>
      <w:r>
        <w:rPr>
          <w:rFonts w:ascii="楷体_GB2312" w:eastAsia="楷体_GB2312" w:hint="eastAsia"/>
          <w:b/>
          <w:color w:val="000000"/>
          <w:szCs w:val="28"/>
        </w:rPr>
        <w:t>日（模拟</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7</w:t>
      </w:r>
      <w:r>
        <w:rPr>
          <w:rFonts w:ascii="楷体_GB2312" w:eastAsia="楷体_GB2312" w:hint="eastAsia"/>
          <w:b/>
          <w:color w:val="000000"/>
          <w:szCs w:val="28"/>
        </w:rPr>
        <w:t>月</w:t>
      </w:r>
      <w:r>
        <w:rPr>
          <w:rFonts w:ascii="楷体_GB2312" w:eastAsia="楷体_GB2312" w:hint="eastAsia"/>
          <w:b/>
          <w:color w:val="000000"/>
          <w:szCs w:val="28"/>
        </w:rPr>
        <w:t>16</w:t>
      </w:r>
      <w:r>
        <w:rPr>
          <w:rFonts w:ascii="楷体_GB2312" w:eastAsia="楷体_GB2312" w:hint="eastAsia"/>
          <w:b/>
          <w:color w:val="000000"/>
          <w:szCs w:val="28"/>
        </w:rPr>
        <w:t>日）测试内容</w:t>
      </w:r>
    </w:p>
    <w:p w:rsidR="00EC6A56" w:rsidRDefault="009350CB">
      <w:pPr>
        <w:pStyle w:val="3"/>
        <w:rPr>
          <w:rFonts w:ascii="楷体_GB2312" w:eastAsia="楷体_GB2312"/>
          <w:bCs/>
          <w:color w:val="000000"/>
          <w:szCs w:val="28"/>
        </w:rPr>
      </w:pPr>
      <w:r>
        <w:rPr>
          <w:rFonts w:ascii="楷体_GB2312" w:eastAsia="楷体_GB2312" w:hint="eastAsia"/>
          <w:b/>
          <w:color w:val="000000"/>
          <w:szCs w:val="28"/>
        </w:rPr>
        <w:t>市场参与人技术系统：</w:t>
      </w:r>
      <w:r>
        <w:rPr>
          <w:rFonts w:ascii="楷体_GB2312" w:eastAsia="楷体_GB2312" w:hint="eastAsia"/>
          <w:bCs/>
          <w:color w:val="000000"/>
          <w:szCs w:val="28"/>
        </w:rPr>
        <w:t>模拟深市证券（含现货、期权等品种）和港股通证券日常交易、非交易等业务的委托申报（重点测试可转债、股票、基金的交易、非交易等业务），接收成交回报与实时行情。通过交易终端进行委托申报、行情查询、成交查询及数据下载。</w:t>
      </w:r>
    </w:p>
    <w:p w:rsidR="00EC6A56" w:rsidRDefault="009350CB">
      <w:pPr>
        <w:pStyle w:val="3"/>
        <w:ind w:firstLineChars="200" w:firstLine="560"/>
        <w:rPr>
          <w:rFonts w:ascii="楷体_GB2312" w:eastAsia="楷体_GB2312"/>
          <w:bCs/>
          <w:color w:val="000000"/>
          <w:szCs w:val="28"/>
        </w:rPr>
      </w:pPr>
      <w:r>
        <w:rPr>
          <w:rFonts w:ascii="楷体_GB2312" w:eastAsia="楷体_GB2312" w:hint="eastAsia"/>
          <w:bCs/>
          <w:color w:val="000000"/>
          <w:szCs w:val="28"/>
        </w:rPr>
        <w:t>模拟深市证券（含现货、期权等品种）和港股通证券的股份及资金清算交收等业务处理。</w:t>
      </w:r>
    </w:p>
    <w:p w:rsidR="00EC6A56" w:rsidRDefault="009350CB">
      <w:pPr>
        <w:pStyle w:val="3"/>
        <w:outlineLvl w:val="1"/>
        <w:rPr>
          <w:rFonts w:ascii="楷体_GB2312" w:eastAsia="楷体_GB2312"/>
          <w:b/>
          <w:color w:val="000000"/>
          <w:szCs w:val="28"/>
        </w:rPr>
      </w:pPr>
      <w:r>
        <w:rPr>
          <w:rFonts w:ascii="楷体_GB2312" w:eastAsia="楷体_GB2312" w:hint="eastAsia"/>
          <w:b/>
          <w:color w:val="000000"/>
          <w:szCs w:val="28"/>
        </w:rPr>
        <w:t>（二）</w:t>
      </w:r>
      <w:r>
        <w:rPr>
          <w:rFonts w:ascii="楷体_GB2312" w:eastAsia="楷体_GB2312" w:hint="eastAsia"/>
          <w:b/>
          <w:color w:val="000000"/>
          <w:szCs w:val="28"/>
        </w:rPr>
        <w:t>T+1</w:t>
      </w:r>
      <w:r>
        <w:rPr>
          <w:rFonts w:ascii="楷体_GB2312" w:eastAsia="楷体_GB2312" w:hint="eastAsia"/>
          <w:b/>
          <w:color w:val="000000"/>
          <w:szCs w:val="28"/>
        </w:rPr>
        <w:t>日（模拟</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7</w:t>
      </w:r>
      <w:r>
        <w:rPr>
          <w:rFonts w:ascii="楷体_GB2312" w:eastAsia="楷体_GB2312" w:hint="eastAsia"/>
          <w:b/>
          <w:color w:val="000000"/>
          <w:szCs w:val="28"/>
        </w:rPr>
        <w:t>月</w:t>
      </w:r>
      <w:r>
        <w:rPr>
          <w:rFonts w:ascii="楷体_GB2312" w:eastAsia="楷体_GB2312" w:hint="eastAsia"/>
          <w:b/>
          <w:color w:val="000000"/>
          <w:szCs w:val="28"/>
        </w:rPr>
        <w:t>17</w:t>
      </w:r>
      <w:r>
        <w:rPr>
          <w:rFonts w:ascii="楷体_GB2312" w:eastAsia="楷体_GB2312" w:hint="eastAsia"/>
          <w:b/>
          <w:color w:val="000000"/>
          <w:szCs w:val="28"/>
        </w:rPr>
        <w:t>日）测试内容</w:t>
      </w:r>
    </w:p>
    <w:p w:rsidR="00EC6A56" w:rsidRDefault="009350CB">
      <w:pPr>
        <w:pStyle w:val="3"/>
        <w:rPr>
          <w:rFonts w:ascii="楷体_GB2312" w:eastAsia="楷体_GB2312"/>
          <w:bCs/>
          <w:color w:val="000000"/>
          <w:szCs w:val="28"/>
        </w:rPr>
      </w:pPr>
      <w:r>
        <w:rPr>
          <w:rFonts w:ascii="楷体_GB2312" w:eastAsia="楷体_GB2312" w:hint="eastAsia"/>
          <w:b/>
          <w:color w:val="000000"/>
          <w:szCs w:val="28"/>
        </w:rPr>
        <w:t>市场参与人技术系统：</w:t>
      </w:r>
      <w:r>
        <w:rPr>
          <w:rFonts w:ascii="楷体_GB2312" w:eastAsia="楷体_GB2312" w:hint="eastAsia"/>
          <w:bCs/>
          <w:color w:val="000000"/>
          <w:szCs w:val="28"/>
        </w:rPr>
        <w:t>模拟深市证券（含现货、期权等品种）日常交易、非交易等业务的委托申报（重点测试可转债、股票、基金的交易、非交易等业务），接收成交回报与实时行情。通过交</w:t>
      </w:r>
      <w:r>
        <w:rPr>
          <w:rFonts w:ascii="楷体_GB2312" w:eastAsia="楷体_GB2312" w:hint="eastAsia"/>
          <w:bCs/>
          <w:color w:val="000000"/>
          <w:szCs w:val="28"/>
        </w:rPr>
        <w:t>易终端进行委托申报、行情查询、成交查询及数据下载。</w:t>
      </w:r>
    </w:p>
    <w:p w:rsidR="00EC6A56" w:rsidRDefault="009350CB">
      <w:pPr>
        <w:pStyle w:val="3"/>
        <w:rPr>
          <w:rFonts w:ascii="楷体_GB2312" w:eastAsia="楷体_GB2312"/>
          <w:bCs/>
          <w:color w:val="000000"/>
          <w:szCs w:val="28"/>
        </w:rPr>
      </w:pPr>
      <w:r>
        <w:rPr>
          <w:rFonts w:ascii="楷体_GB2312" w:eastAsia="楷体_GB2312" w:hint="eastAsia"/>
          <w:bCs/>
          <w:color w:val="000000"/>
          <w:szCs w:val="28"/>
        </w:rPr>
        <w:t>模拟深市证券（含现货、期权等品种）的股份及资金清算交收等业务处理。</w:t>
      </w:r>
    </w:p>
    <w:p w:rsidR="00EC6A56" w:rsidRDefault="009350CB">
      <w:pPr>
        <w:pStyle w:val="3"/>
        <w:outlineLvl w:val="1"/>
        <w:rPr>
          <w:rFonts w:ascii="楷体_GB2312" w:eastAsia="楷体_GB2312"/>
          <w:b/>
          <w:color w:val="000000"/>
          <w:szCs w:val="28"/>
        </w:rPr>
      </w:pPr>
      <w:r>
        <w:rPr>
          <w:rFonts w:ascii="楷体_GB2312" w:eastAsia="楷体_GB2312" w:hint="eastAsia"/>
          <w:b/>
          <w:color w:val="000000"/>
          <w:szCs w:val="28"/>
        </w:rPr>
        <w:t>（三）恢复验证测试内容（模拟</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7</w:t>
      </w:r>
      <w:r>
        <w:rPr>
          <w:rFonts w:ascii="楷体_GB2312" w:eastAsia="楷体_GB2312" w:hint="eastAsia"/>
          <w:b/>
          <w:color w:val="000000"/>
          <w:szCs w:val="28"/>
        </w:rPr>
        <w:t>月</w:t>
      </w:r>
      <w:r>
        <w:rPr>
          <w:rFonts w:ascii="楷体_GB2312" w:eastAsia="楷体_GB2312" w:hint="eastAsia"/>
          <w:b/>
          <w:color w:val="000000"/>
          <w:szCs w:val="28"/>
        </w:rPr>
        <w:t>16</w:t>
      </w:r>
      <w:r>
        <w:rPr>
          <w:rFonts w:ascii="楷体_GB2312" w:eastAsia="楷体_GB2312" w:hint="eastAsia"/>
          <w:b/>
          <w:color w:val="000000"/>
          <w:szCs w:val="28"/>
        </w:rPr>
        <w:t>日）</w:t>
      </w:r>
    </w:p>
    <w:p w:rsidR="00EC6A56" w:rsidRDefault="009350CB">
      <w:pPr>
        <w:pStyle w:val="3"/>
        <w:rPr>
          <w:rFonts w:ascii="楷体_GB2312" w:eastAsia="楷体_GB2312"/>
          <w:bCs/>
          <w:color w:val="000000"/>
          <w:szCs w:val="28"/>
        </w:rPr>
      </w:pPr>
      <w:r>
        <w:rPr>
          <w:rFonts w:ascii="楷体_GB2312" w:eastAsia="楷体_GB2312" w:hint="eastAsia"/>
          <w:b/>
          <w:color w:val="000000"/>
          <w:szCs w:val="28"/>
        </w:rPr>
        <w:t>市场参与人技术系统：交易网关、行情网关、文件网关使用与</w:t>
      </w:r>
      <w:r>
        <w:rPr>
          <w:rFonts w:ascii="楷体_GB2312" w:eastAsia="楷体_GB2312" w:hint="eastAsia"/>
          <w:b/>
          <w:color w:val="000000"/>
          <w:szCs w:val="28"/>
        </w:rPr>
        <w:t>2022</w:t>
      </w:r>
      <w:r>
        <w:rPr>
          <w:rFonts w:ascii="楷体_GB2312" w:eastAsia="楷体_GB2312" w:hint="eastAsia"/>
          <w:b/>
          <w:color w:val="000000"/>
          <w:szCs w:val="28"/>
        </w:rPr>
        <w:t>年</w:t>
      </w:r>
      <w:r>
        <w:rPr>
          <w:rFonts w:ascii="楷体_GB2312" w:eastAsia="楷体_GB2312" w:hint="eastAsia"/>
          <w:b/>
          <w:color w:val="000000"/>
          <w:szCs w:val="28"/>
        </w:rPr>
        <w:t>7</w:t>
      </w:r>
      <w:r>
        <w:rPr>
          <w:rFonts w:ascii="楷体_GB2312" w:eastAsia="楷体_GB2312" w:hint="eastAsia"/>
          <w:b/>
          <w:color w:val="000000"/>
          <w:szCs w:val="28"/>
        </w:rPr>
        <w:t>月</w:t>
      </w:r>
      <w:r>
        <w:rPr>
          <w:rFonts w:ascii="楷体_GB2312" w:eastAsia="楷体_GB2312" w:hint="eastAsia"/>
          <w:b/>
          <w:color w:val="000000"/>
          <w:szCs w:val="28"/>
        </w:rPr>
        <w:t>18</w:t>
      </w:r>
      <w:r>
        <w:rPr>
          <w:rFonts w:ascii="楷体_GB2312" w:eastAsia="楷体_GB2312" w:hint="eastAsia"/>
          <w:b/>
          <w:color w:val="000000"/>
          <w:szCs w:val="28"/>
        </w:rPr>
        <w:t>日生产系统相同配置连接交易及相关系统。</w:t>
      </w:r>
      <w:r>
        <w:rPr>
          <w:rFonts w:ascii="楷体_GB2312" w:eastAsia="楷体_GB2312" w:hint="eastAsia"/>
          <w:bCs/>
          <w:color w:val="000000"/>
          <w:szCs w:val="28"/>
        </w:rPr>
        <w:t>模拟深市证券日常交易、非交易等业务的委托申报，接收成交回报与实时行情，验证自身系统的正确性。</w:t>
      </w:r>
    </w:p>
    <w:p w:rsidR="00EC6A56" w:rsidRDefault="00EC6A56">
      <w:pPr>
        <w:widowControl/>
        <w:spacing w:line="360" w:lineRule="atLeast"/>
        <w:jc w:val="left"/>
        <w:rPr>
          <w:rFonts w:ascii="楷体_GB2312" w:eastAsia="楷体_GB2312" w:hAnsi="楷体_GB2312" w:cs="楷体_GB2312"/>
          <w:color w:val="2E2E2E"/>
          <w:kern w:val="0"/>
          <w:sz w:val="28"/>
          <w:szCs w:val="28"/>
        </w:rPr>
      </w:pPr>
    </w:p>
    <w:p w:rsidR="00EC6A56" w:rsidRDefault="009350CB">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测试时间</w:t>
      </w:r>
    </w:p>
    <w:p w:rsidR="00EC6A56" w:rsidRDefault="009350CB">
      <w:pPr>
        <w:ind w:firstLineChars="200" w:firstLine="562"/>
        <w:rPr>
          <w:rFonts w:ascii="楷体_GB2312" w:eastAsia="楷体_GB2312" w:hAnsi="楷体_GB2312" w:cs="楷体_GB2312"/>
          <w:b/>
          <w:color w:val="000000"/>
          <w:sz w:val="28"/>
          <w:szCs w:val="28"/>
        </w:rPr>
      </w:pPr>
      <w:r>
        <w:rPr>
          <w:rFonts w:ascii="楷体_GB2312" w:eastAsia="楷体_GB2312" w:hAnsi="楷体_GB2312" w:cs="楷体_GB2312" w:hint="eastAsia"/>
          <w:b/>
          <w:color w:val="000000"/>
          <w:sz w:val="28"/>
          <w:szCs w:val="28"/>
        </w:rPr>
        <w:t>测试时间为</w:t>
      </w:r>
      <w:r>
        <w:rPr>
          <w:rFonts w:ascii="楷体_GB2312" w:eastAsia="楷体_GB2312" w:hAnsi="楷体_GB2312" w:cs="楷体_GB2312" w:hint="eastAsia"/>
          <w:b/>
          <w:color w:val="000000"/>
          <w:sz w:val="28"/>
          <w:szCs w:val="28"/>
        </w:rPr>
        <w:t>2022</w:t>
      </w:r>
      <w:r>
        <w:rPr>
          <w:rFonts w:ascii="楷体_GB2312" w:eastAsia="楷体_GB2312" w:hAnsi="楷体_GB2312" w:cs="楷体_GB2312" w:hint="eastAsia"/>
          <w:b/>
          <w:color w:val="000000"/>
          <w:sz w:val="28"/>
          <w:szCs w:val="28"/>
        </w:rPr>
        <w:t>年</w:t>
      </w:r>
      <w:r>
        <w:rPr>
          <w:rFonts w:ascii="楷体_GB2312" w:eastAsia="楷体_GB2312" w:hAnsi="楷体_GB2312" w:cs="楷体_GB2312" w:hint="eastAsia"/>
          <w:b/>
          <w:color w:val="000000"/>
          <w:sz w:val="28"/>
          <w:szCs w:val="28"/>
        </w:rPr>
        <w:t>7</w:t>
      </w:r>
      <w:r>
        <w:rPr>
          <w:rFonts w:ascii="楷体_GB2312" w:eastAsia="楷体_GB2312" w:hAnsi="楷体_GB2312" w:cs="楷体_GB2312" w:hint="eastAsia"/>
          <w:b/>
          <w:color w:val="000000"/>
          <w:sz w:val="28"/>
          <w:szCs w:val="28"/>
        </w:rPr>
        <w:t>月</w:t>
      </w:r>
      <w:r>
        <w:rPr>
          <w:rFonts w:ascii="楷体_GB2312" w:eastAsia="楷体_GB2312" w:hAnsi="楷体_GB2312" w:cs="楷体_GB2312" w:hint="eastAsia"/>
          <w:b/>
          <w:color w:val="000000"/>
          <w:sz w:val="28"/>
          <w:szCs w:val="28"/>
        </w:rPr>
        <w:t>16</w:t>
      </w:r>
      <w:r>
        <w:rPr>
          <w:rFonts w:ascii="楷体_GB2312" w:eastAsia="楷体_GB2312" w:hAnsi="楷体_GB2312" w:cs="楷体_GB2312" w:hint="eastAsia"/>
          <w:b/>
          <w:color w:val="000000"/>
          <w:sz w:val="28"/>
          <w:szCs w:val="28"/>
        </w:rPr>
        <w:t>日（星期六）</w:t>
      </w:r>
      <w:r>
        <w:rPr>
          <w:rFonts w:ascii="楷体_GB2312" w:eastAsia="楷体_GB2312" w:hAnsi="楷体_GB2312" w:cs="楷体_GB2312" w:hint="eastAsia"/>
          <w:b/>
          <w:color w:val="000000"/>
          <w:sz w:val="28"/>
          <w:szCs w:val="28"/>
        </w:rPr>
        <w:t>8:30</w:t>
      </w:r>
      <w:r>
        <w:rPr>
          <w:rFonts w:ascii="楷体_GB2312" w:eastAsia="楷体_GB2312" w:hAnsi="楷体_GB2312" w:cs="楷体_GB2312" w:hint="eastAsia"/>
          <w:b/>
          <w:color w:val="000000"/>
          <w:sz w:val="28"/>
          <w:szCs w:val="28"/>
        </w:rPr>
        <w:t>至</w:t>
      </w:r>
      <w:r>
        <w:rPr>
          <w:rFonts w:ascii="楷体_GB2312" w:eastAsia="楷体_GB2312" w:hAnsi="楷体_GB2312" w:cs="楷体_GB2312" w:hint="eastAsia"/>
          <w:b/>
          <w:color w:val="000000"/>
          <w:sz w:val="28"/>
          <w:szCs w:val="28"/>
        </w:rPr>
        <w:t>21:30</w:t>
      </w:r>
      <w:r>
        <w:rPr>
          <w:rFonts w:ascii="楷体_GB2312" w:eastAsia="楷体_GB2312" w:hAnsi="楷体_GB2312" w:cs="楷体_GB2312" w:hint="eastAsia"/>
          <w:b/>
          <w:color w:val="000000"/>
          <w:sz w:val="28"/>
          <w:szCs w:val="28"/>
        </w:rPr>
        <w:t>（含恢复验证测试）。</w:t>
      </w:r>
    </w:p>
    <w:p w:rsidR="00EC6A56" w:rsidRDefault="009350CB">
      <w:p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深交所交易系统</w:t>
      </w:r>
      <w:r>
        <w:rPr>
          <w:rFonts w:ascii="楷体_GB2312" w:eastAsia="楷体_GB2312" w:hAnsi="楷体_GB2312" w:cs="楷体_GB2312" w:hint="eastAsia"/>
          <w:bCs/>
          <w:color w:val="000000"/>
          <w:sz w:val="28"/>
          <w:szCs w:val="28"/>
        </w:rPr>
        <w:t>T</w:t>
      </w:r>
      <w:r>
        <w:rPr>
          <w:rFonts w:ascii="楷体_GB2312" w:eastAsia="楷体_GB2312" w:hAnsi="楷体_GB2312" w:cs="楷体_GB2312" w:hint="eastAsia"/>
          <w:bCs/>
          <w:color w:val="000000"/>
          <w:sz w:val="28"/>
          <w:szCs w:val="28"/>
        </w:rPr>
        <w:t>日接收交易委托的时间为</w:t>
      </w:r>
      <w:r>
        <w:rPr>
          <w:rFonts w:ascii="楷体_GB2312" w:eastAsia="楷体_GB2312" w:hAnsi="楷体_GB2312" w:cs="楷体_GB2312" w:hint="eastAsia"/>
          <w:bCs/>
          <w:color w:val="000000"/>
          <w:sz w:val="28"/>
          <w:szCs w:val="28"/>
        </w:rPr>
        <w:t>9:</w:t>
      </w:r>
      <w:r>
        <w:rPr>
          <w:rFonts w:ascii="楷体_GB2312" w:eastAsia="楷体_GB2312" w:hAnsi="楷体_GB2312" w:cs="楷体_GB2312" w:hint="eastAsia"/>
          <w:bCs/>
          <w:color w:val="000000"/>
          <w:sz w:val="28"/>
          <w:szCs w:val="28"/>
        </w:rPr>
        <w:t>00</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12:00</w:t>
      </w:r>
      <w:r>
        <w:rPr>
          <w:rFonts w:ascii="楷体_GB2312" w:eastAsia="楷体_GB2312" w:hAnsi="楷体_GB2312" w:cs="楷体_GB2312" w:hint="eastAsia"/>
          <w:bCs/>
          <w:color w:val="000000"/>
          <w:sz w:val="28"/>
          <w:szCs w:val="28"/>
        </w:rPr>
        <w:t>，协议交易时段为</w:t>
      </w:r>
      <w:r>
        <w:rPr>
          <w:rFonts w:ascii="楷体_GB2312" w:eastAsia="楷体_GB2312" w:hAnsi="楷体_GB2312" w:cs="楷体_GB2312" w:hint="eastAsia"/>
          <w:bCs/>
          <w:color w:val="000000"/>
          <w:sz w:val="28"/>
          <w:szCs w:val="28"/>
        </w:rPr>
        <w:t>9:15</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12:00</w:t>
      </w:r>
      <w:r>
        <w:rPr>
          <w:rFonts w:ascii="楷体_GB2312" w:eastAsia="楷体_GB2312" w:hAnsi="楷体_GB2312" w:cs="楷体_GB2312" w:hint="eastAsia"/>
          <w:bCs/>
          <w:color w:val="000000"/>
          <w:sz w:val="28"/>
          <w:szCs w:val="28"/>
        </w:rPr>
        <w:t>，其中</w:t>
      </w:r>
      <w:r>
        <w:rPr>
          <w:rFonts w:ascii="楷体_GB2312" w:eastAsia="楷体_GB2312" w:hAnsi="楷体_GB2312" w:cs="楷体_GB2312" w:hint="eastAsia"/>
          <w:bCs/>
          <w:color w:val="000000"/>
          <w:sz w:val="28"/>
          <w:szCs w:val="28"/>
        </w:rPr>
        <w:t>10:30-10:35</w:t>
      </w:r>
      <w:r>
        <w:rPr>
          <w:rFonts w:ascii="楷体_GB2312" w:eastAsia="楷体_GB2312" w:hAnsi="楷体_GB2312" w:cs="楷体_GB2312" w:hint="eastAsia"/>
          <w:bCs/>
          <w:color w:val="000000"/>
          <w:sz w:val="28"/>
          <w:szCs w:val="28"/>
        </w:rPr>
        <w:t>模拟中午休市。</w:t>
      </w:r>
    </w:p>
    <w:p w:rsidR="00EC6A56" w:rsidRDefault="009350CB">
      <w:pPr>
        <w:ind w:firstLineChars="200" w:firstLine="560"/>
        <w:jc w:val="left"/>
        <w:rPr>
          <w:rFonts w:ascii="楷体_GB2312" w:eastAsia="楷体_GB2312" w:hAnsi="楷体_GB2312" w:cs="楷体_GB2312"/>
          <w:bCs/>
          <w:color w:val="000000"/>
          <w:sz w:val="28"/>
          <w:szCs w:val="28"/>
        </w:rPr>
      </w:pPr>
      <w:r>
        <w:rPr>
          <w:rFonts w:ascii="楷体_GB2312" w:eastAsia="楷体_GB2312" w:hAnsi="楷体_GB2312" w:cs="楷体_GB2312" w:hint="eastAsia"/>
          <w:bCs/>
          <w:color w:val="000000"/>
          <w:sz w:val="28"/>
          <w:szCs w:val="28"/>
        </w:rPr>
        <w:t>深交所交易系统</w:t>
      </w:r>
      <w:r>
        <w:rPr>
          <w:rFonts w:ascii="楷体_GB2312" w:eastAsia="楷体_GB2312" w:hAnsi="楷体_GB2312" w:cs="楷体_GB2312" w:hint="eastAsia"/>
          <w:bCs/>
          <w:color w:val="000000"/>
          <w:sz w:val="28"/>
          <w:szCs w:val="28"/>
        </w:rPr>
        <w:t>T+1</w:t>
      </w:r>
      <w:r>
        <w:rPr>
          <w:rFonts w:ascii="楷体_GB2312" w:eastAsia="楷体_GB2312" w:hAnsi="楷体_GB2312" w:cs="楷体_GB2312" w:hint="eastAsia"/>
          <w:bCs/>
          <w:color w:val="000000"/>
          <w:sz w:val="28"/>
          <w:szCs w:val="28"/>
        </w:rPr>
        <w:t>日接收交易委托的时间为</w:t>
      </w:r>
      <w:r>
        <w:rPr>
          <w:rFonts w:ascii="楷体_GB2312" w:eastAsia="楷体_GB2312" w:hAnsi="楷体_GB2312" w:cs="楷体_GB2312" w:hint="eastAsia"/>
          <w:bCs/>
          <w:color w:val="000000"/>
          <w:sz w:val="28"/>
          <w:szCs w:val="28"/>
        </w:rPr>
        <w:t>15:55</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17:30</w:t>
      </w:r>
      <w:r>
        <w:rPr>
          <w:rFonts w:ascii="楷体_GB2312" w:eastAsia="楷体_GB2312" w:hAnsi="楷体_GB2312" w:cs="楷体_GB2312" w:hint="eastAsia"/>
          <w:bCs/>
          <w:color w:val="000000"/>
          <w:sz w:val="28"/>
          <w:szCs w:val="28"/>
        </w:rPr>
        <w:t>，协议交易时段为</w:t>
      </w:r>
      <w:r>
        <w:rPr>
          <w:rFonts w:ascii="楷体_GB2312" w:eastAsia="楷体_GB2312" w:hAnsi="楷体_GB2312" w:cs="楷体_GB2312" w:hint="eastAsia"/>
          <w:bCs/>
          <w:color w:val="000000"/>
          <w:sz w:val="28"/>
          <w:szCs w:val="28"/>
        </w:rPr>
        <w:t>16:00</w:t>
      </w:r>
      <w:r>
        <w:rPr>
          <w:rFonts w:ascii="楷体_GB2312" w:eastAsia="楷体_GB2312" w:hAnsi="楷体_GB2312" w:cs="楷体_GB2312" w:hint="eastAsia"/>
          <w:bCs/>
          <w:color w:val="000000"/>
          <w:sz w:val="28"/>
          <w:szCs w:val="28"/>
        </w:rPr>
        <w:t>至</w:t>
      </w:r>
      <w:r>
        <w:rPr>
          <w:rFonts w:ascii="楷体_GB2312" w:eastAsia="楷体_GB2312" w:hAnsi="楷体_GB2312" w:cs="楷体_GB2312" w:hint="eastAsia"/>
          <w:bCs/>
          <w:color w:val="000000"/>
          <w:sz w:val="28"/>
          <w:szCs w:val="28"/>
        </w:rPr>
        <w:t>17:30</w:t>
      </w:r>
      <w:r>
        <w:rPr>
          <w:rFonts w:ascii="楷体_GB2312" w:eastAsia="楷体_GB2312" w:hAnsi="楷体_GB2312" w:cs="楷体_GB2312" w:hint="eastAsia"/>
          <w:bCs/>
          <w:color w:val="000000"/>
          <w:sz w:val="28"/>
          <w:szCs w:val="28"/>
        </w:rPr>
        <w:t>；其中</w:t>
      </w:r>
      <w:r>
        <w:rPr>
          <w:rFonts w:ascii="楷体_GB2312" w:eastAsia="楷体_GB2312" w:hAnsi="楷体_GB2312" w:cs="楷体_GB2312" w:hint="eastAsia"/>
          <w:bCs/>
          <w:color w:val="000000"/>
          <w:sz w:val="28"/>
          <w:szCs w:val="28"/>
        </w:rPr>
        <w:t>16:30-16:35</w:t>
      </w:r>
      <w:r>
        <w:rPr>
          <w:rFonts w:ascii="楷体_GB2312" w:eastAsia="楷体_GB2312" w:hAnsi="楷体_GB2312" w:cs="楷体_GB2312" w:hint="eastAsia"/>
          <w:bCs/>
          <w:color w:val="000000"/>
          <w:sz w:val="28"/>
          <w:szCs w:val="28"/>
        </w:rPr>
        <w:t>模拟中午休市。</w:t>
      </w:r>
    </w:p>
    <w:p w:rsidR="00EC6A56" w:rsidRDefault="009350CB">
      <w:pPr>
        <w:ind w:firstLineChars="200" w:firstLine="560"/>
        <w:rPr>
          <w:rFonts w:ascii="楷体_GB2312" w:eastAsia="楷体_GB2312" w:hAnsi="楷体_GB2312" w:cs="楷体_GB2312"/>
          <w:color w:val="000000"/>
          <w:szCs w:val="21"/>
        </w:rPr>
      </w:pPr>
      <w:r>
        <w:rPr>
          <w:rFonts w:ascii="楷体_GB2312" w:eastAsia="楷体_GB2312" w:hAnsi="楷体_GB2312" w:cs="楷体_GB2312" w:hint="eastAsia"/>
          <w:color w:val="000000"/>
          <w:sz w:val="28"/>
          <w:szCs w:val="28"/>
        </w:rPr>
        <w:t>深市证券交易业务、结算业务的具体安排请见下表：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EC6A56">
        <w:trPr>
          <w:jc w:val="center"/>
        </w:trPr>
        <w:tc>
          <w:tcPr>
            <w:tcW w:w="1598"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实际时间</w:t>
            </w:r>
          </w:p>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(7</w:t>
            </w:r>
            <w:r>
              <w:rPr>
                <w:rFonts w:ascii="楷体_GB2312" w:eastAsia="楷体_GB2312" w:hAnsi="楷体_GB2312" w:cs="楷体_GB2312" w:hint="eastAsia"/>
                <w:b/>
                <w:bCs/>
                <w:color w:val="000000"/>
                <w:szCs w:val="21"/>
              </w:rPr>
              <w:t>月</w:t>
            </w:r>
            <w:r>
              <w:rPr>
                <w:rFonts w:ascii="楷体_GB2312" w:eastAsia="楷体_GB2312" w:hAnsi="楷体_GB2312" w:cs="楷体_GB2312" w:hint="eastAsia"/>
                <w:b/>
                <w:bCs/>
                <w:color w:val="000000"/>
                <w:szCs w:val="21"/>
              </w:rPr>
              <w:t>16</w:t>
            </w:r>
            <w:r>
              <w:rPr>
                <w:rFonts w:ascii="楷体_GB2312" w:eastAsia="楷体_GB2312" w:hAnsi="楷体_GB2312" w:cs="楷体_GB2312" w:hint="eastAsia"/>
                <w:b/>
                <w:bCs/>
                <w:color w:val="000000"/>
                <w:szCs w:val="21"/>
              </w:rPr>
              <w:t>日</w:t>
            </w:r>
            <w:r>
              <w:rPr>
                <w:rFonts w:ascii="楷体_GB2312" w:eastAsia="楷体_GB2312" w:hAnsi="楷体_GB2312" w:cs="楷体_GB2312" w:hint="eastAsia"/>
                <w:b/>
                <w:bCs/>
                <w:color w:val="000000"/>
                <w:szCs w:val="21"/>
              </w:rPr>
              <w:t>)</w:t>
            </w:r>
          </w:p>
        </w:tc>
        <w:tc>
          <w:tcPr>
            <w:tcW w:w="3313"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主要测试事项</w:t>
            </w:r>
          </w:p>
        </w:tc>
        <w:tc>
          <w:tcPr>
            <w:tcW w:w="2659"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参测单位</w:t>
            </w:r>
          </w:p>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重点测试内容</w:t>
            </w:r>
          </w:p>
        </w:tc>
        <w:tc>
          <w:tcPr>
            <w:tcW w:w="1333"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模拟日期</w:t>
            </w:r>
          </w:p>
        </w:tc>
      </w:tr>
      <w:tr w:rsidR="00EC6A56">
        <w:trPr>
          <w:trHeight w:val="401"/>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w:t>
            </w:r>
            <w:r>
              <w:rPr>
                <w:rFonts w:ascii="楷体_GB2312" w:eastAsia="楷体_GB2312" w:hAnsi="楷体_GB2312" w:cs="楷体_GB2312" w:hint="eastAsia"/>
                <w:color w:val="000000"/>
                <w:szCs w:val="21"/>
              </w:rPr>
              <w:t>前</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早间下发</w:t>
            </w:r>
            <w:r>
              <w:rPr>
                <w:rFonts w:ascii="楷体_GB2312" w:eastAsia="楷体_GB2312" w:hAnsi="楷体_GB2312" w:cs="楷体_GB2312" w:hint="eastAsia"/>
                <w:color w:val="000000"/>
                <w:szCs w:val="21"/>
              </w:rPr>
              <w:t>T</w:t>
            </w:r>
            <w:r>
              <w:rPr>
                <w:rFonts w:ascii="楷体_GB2312" w:eastAsia="楷体_GB2312" w:hAnsi="楷体_GB2312" w:cs="楷体_GB2312" w:hint="eastAsia"/>
                <w:color w:val="000000"/>
                <w:szCs w:val="21"/>
              </w:rPr>
              <w:t>日静态交易参考信息文件、</w:t>
            </w:r>
            <w:r>
              <w:rPr>
                <w:rFonts w:ascii="楷体_GB2312" w:eastAsia="楷体_GB2312" w:hAnsi="楷体_GB2312" w:cs="楷体_GB2312" w:hint="eastAsia"/>
                <w:color w:val="000000"/>
                <w:szCs w:val="21"/>
              </w:rPr>
              <w:t>PCF</w:t>
            </w:r>
            <w:r>
              <w:rPr>
                <w:rFonts w:ascii="楷体_GB2312" w:eastAsia="楷体_GB2312" w:hAnsi="楷体_GB2312" w:cs="楷体_GB2312" w:hint="eastAsia"/>
                <w:color w:val="000000"/>
                <w:szCs w:val="21"/>
              </w:rPr>
              <w:t>文件、信息公告、股东大会信息文件</w:t>
            </w:r>
          </w:p>
        </w:tc>
        <w:tc>
          <w:tcPr>
            <w:tcW w:w="2659"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接收并加载静态交易参考信息文件、</w:t>
            </w:r>
            <w:r>
              <w:rPr>
                <w:rFonts w:ascii="楷体_GB2312" w:eastAsia="楷体_GB2312" w:hAnsi="楷体_GB2312" w:cs="楷体_GB2312" w:hint="eastAsia"/>
                <w:color w:val="000000"/>
                <w:szCs w:val="21"/>
              </w:rPr>
              <w:t>PCF</w:t>
            </w:r>
            <w:r>
              <w:rPr>
                <w:rFonts w:ascii="楷体_GB2312" w:eastAsia="楷体_GB2312" w:hAnsi="楷体_GB2312" w:cs="楷体_GB2312" w:hint="eastAsia"/>
                <w:color w:val="000000"/>
                <w:szCs w:val="21"/>
              </w:rPr>
              <w:t>文件、信息公告、股东大会信息文件</w:t>
            </w:r>
          </w:p>
        </w:tc>
        <w:tc>
          <w:tcPr>
            <w:tcW w:w="1333" w:type="dxa"/>
            <w:vMerge w:val="restart"/>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T</w:t>
            </w:r>
            <w:r>
              <w:rPr>
                <w:rFonts w:ascii="楷体_GB2312" w:eastAsia="楷体_GB2312" w:hAnsi="楷体_GB2312" w:cs="楷体_GB2312" w:hint="eastAsia"/>
                <w:color w:val="000000"/>
                <w:szCs w:val="21"/>
              </w:rPr>
              <w:t>日：</w:t>
            </w:r>
            <w:r>
              <w:rPr>
                <w:rFonts w:ascii="楷体_GB2312" w:eastAsia="楷体_GB2312" w:hAnsi="楷体_GB2312" w:cs="楷体_GB2312" w:hint="eastAsia"/>
                <w:color w:val="000000"/>
                <w:szCs w:val="21"/>
              </w:rPr>
              <w:t>2022</w:t>
            </w:r>
            <w:r>
              <w:rPr>
                <w:rFonts w:ascii="楷体_GB2312" w:eastAsia="楷体_GB2312" w:hAnsi="楷体_GB2312" w:cs="楷体_GB2312" w:hint="eastAsia"/>
                <w:color w:val="000000"/>
                <w:szCs w:val="21"/>
              </w:rPr>
              <w:t>年</w:t>
            </w:r>
            <w:r>
              <w:rPr>
                <w:rFonts w:ascii="楷体_GB2312" w:eastAsia="楷体_GB2312" w:hAnsi="楷体_GB2312" w:cs="楷体_GB2312" w:hint="eastAsia"/>
                <w:color w:val="000000"/>
                <w:szCs w:val="21"/>
              </w:rPr>
              <w:t>7</w:t>
            </w:r>
            <w:r>
              <w:rPr>
                <w:rFonts w:ascii="楷体_GB2312" w:eastAsia="楷体_GB2312" w:hAnsi="楷体_GB2312" w:cs="楷体_GB2312" w:hint="eastAsia"/>
                <w:color w:val="000000"/>
                <w:szCs w:val="21"/>
              </w:rPr>
              <w:t>月</w:t>
            </w:r>
            <w:r>
              <w:rPr>
                <w:rFonts w:ascii="楷体_GB2312" w:eastAsia="楷体_GB2312" w:hAnsi="楷体_GB2312" w:cs="楷体_GB2312" w:hint="eastAsia"/>
                <w:color w:val="000000"/>
                <w:szCs w:val="21"/>
              </w:rPr>
              <w:t>16</w:t>
            </w:r>
            <w:r>
              <w:rPr>
                <w:rFonts w:ascii="楷体_GB2312" w:eastAsia="楷体_GB2312" w:hAnsi="楷体_GB2312" w:cs="楷体_GB2312" w:hint="eastAsia"/>
                <w:color w:val="000000"/>
                <w:szCs w:val="21"/>
              </w:rPr>
              <w:t>日</w:t>
            </w:r>
          </w:p>
        </w:tc>
      </w:tr>
      <w:tr w:rsidR="00EC6A56">
        <w:trPr>
          <w:jc w:val="center"/>
        </w:trPr>
        <w:tc>
          <w:tcPr>
            <w:tcW w:w="1598"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9:00-12:00</w:t>
            </w:r>
          </w:p>
        </w:tc>
        <w:tc>
          <w:tcPr>
            <w:tcW w:w="3313"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设置福田中心为主中心、南方中心为备中心运行，接收日常交易、非交易等委托，</w:t>
            </w:r>
            <w:r>
              <w:rPr>
                <w:rFonts w:ascii="楷体_GB2312" w:eastAsia="楷体_GB2312" w:hAnsi="楷体_GB2312" w:cs="楷体_GB2312" w:hint="eastAsia"/>
                <w:color w:val="000000"/>
                <w:szCs w:val="21"/>
              </w:rPr>
              <w:t>10:30-10:35</w:t>
            </w:r>
            <w:r>
              <w:rPr>
                <w:rFonts w:ascii="楷体_GB2312" w:eastAsia="楷体_GB2312" w:hAnsi="楷体_GB2312" w:cs="楷体_GB2312" w:hint="eastAsia"/>
                <w:color w:val="000000"/>
                <w:szCs w:val="21"/>
              </w:rPr>
              <w:t>中午休市。其中：</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现货集中竞价交易平台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9:15-11:30</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9:25</w:t>
            </w:r>
            <w:r>
              <w:rPr>
                <w:rFonts w:ascii="楷体_GB2312" w:eastAsia="楷体_GB2312" w:hAnsi="楷体_GB2312" w:cs="楷体_GB2312" w:hint="eastAsia"/>
                <w:color w:val="000000"/>
                <w:szCs w:val="21"/>
              </w:rPr>
              <w:t>开盘，</w:t>
            </w:r>
            <w:r>
              <w:rPr>
                <w:rFonts w:ascii="楷体_GB2312" w:eastAsia="楷体_GB2312" w:hAnsi="楷体_GB2312" w:cs="楷体_GB2312" w:hint="eastAsia"/>
                <w:color w:val="000000"/>
                <w:szCs w:val="21"/>
              </w:rPr>
              <w:t>9:30</w:t>
            </w:r>
            <w:r>
              <w:rPr>
                <w:rFonts w:ascii="楷体_GB2312" w:eastAsia="楷体_GB2312" w:hAnsi="楷体_GB2312" w:cs="楷体_GB2312" w:hint="eastAsia"/>
                <w:color w:val="000000"/>
                <w:szCs w:val="21"/>
              </w:rPr>
              <w:t>开始连续竞价，</w:t>
            </w:r>
            <w:r>
              <w:rPr>
                <w:rFonts w:ascii="楷体_GB2312" w:eastAsia="楷体_GB2312" w:hAnsi="楷体_GB2312" w:cs="楷体_GB2312" w:hint="eastAsia"/>
                <w:color w:val="000000"/>
                <w:szCs w:val="21"/>
              </w:rPr>
              <w:t>11:30</w:t>
            </w:r>
            <w:r>
              <w:rPr>
                <w:rFonts w:ascii="楷体_GB2312" w:eastAsia="楷体_GB2312" w:hAnsi="楷体_GB2312" w:cs="楷体_GB2312" w:hint="eastAsia"/>
                <w:color w:val="000000"/>
                <w:szCs w:val="21"/>
              </w:rPr>
              <w:t>平台闭市）</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综合金融服务平台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9:15-12:00</w:t>
            </w:r>
            <w:r>
              <w:rPr>
                <w:rFonts w:ascii="楷体_GB2312" w:eastAsia="楷体_GB2312" w:hAnsi="楷体_GB2312" w:cs="楷体_GB2312" w:hint="eastAsia"/>
                <w:color w:val="000000"/>
                <w:szCs w:val="21"/>
              </w:rPr>
              <w:t>（盘后定价成交的交易时间为</w:t>
            </w:r>
            <w:r>
              <w:rPr>
                <w:rFonts w:ascii="楷体_GB2312" w:eastAsia="楷体_GB2312" w:hAnsi="楷体_GB2312" w:cs="楷体_GB2312" w:hint="eastAsia"/>
                <w:color w:val="000000"/>
                <w:szCs w:val="21"/>
              </w:rPr>
              <w:t>11:35-12:00</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衍生品集中竞价交易平台</w:t>
            </w:r>
          </w:p>
          <w:p w:rsidR="00EC6A56" w:rsidRDefault="009350CB">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与现货集中竞价交易平台相同（期权组合策略保证金、普通仓与备兑仓</w:t>
            </w:r>
            <w:r>
              <w:rPr>
                <w:rFonts w:ascii="楷体_GB2312" w:eastAsia="楷体_GB2312" w:hAnsi="楷体_GB2312" w:cs="楷体_GB2312" w:hint="eastAsia"/>
                <w:color w:val="000000"/>
                <w:szCs w:val="21"/>
              </w:rPr>
              <w:t>互转业务申报截止时间为</w:t>
            </w:r>
            <w:r>
              <w:rPr>
                <w:rFonts w:ascii="楷体_GB2312" w:eastAsia="楷体_GB2312" w:hAnsi="楷体_GB2312" w:cs="楷体_GB2312" w:hint="eastAsia"/>
                <w:color w:val="000000"/>
                <w:szCs w:val="21"/>
              </w:rPr>
              <w:t>11:45</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非交易处理平台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与现货集中竞价交易平台相同（期权相关业务申报截止时间为</w:t>
            </w:r>
            <w:r>
              <w:rPr>
                <w:rFonts w:ascii="楷体_GB2312" w:eastAsia="楷体_GB2312" w:hAnsi="楷体_GB2312" w:cs="楷体_GB2312" w:hint="eastAsia"/>
                <w:color w:val="000000"/>
                <w:szCs w:val="21"/>
              </w:rPr>
              <w:t>12:00</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固定收益交易平台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9:00-12:00</w:t>
            </w:r>
            <w:r>
              <w:rPr>
                <w:rFonts w:ascii="楷体_GB2312" w:eastAsia="楷体_GB2312" w:hAnsi="楷体_GB2312" w:cs="楷体_GB2312" w:hint="eastAsia"/>
                <w:color w:val="000000"/>
                <w:szCs w:val="21"/>
              </w:rPr>
              <w:t>（其中匹配成交的开盘集合匹配时间</w:t>
            </w:r>
            <w:r>
              <w:rPr>
                <w:rFonts w:ascii="楷体_GB2312" w:eastAsia="楷体_GB2312" w:hAnsi="楷体_GB2312" w:cs="楷体_GB2312" w:hint="eastAsia"/>
                <w:color w:val="000000"/>
                <w:szCs w:val="21"/>
              </w:rPr>
              <w:t>9:15-9:25</w:t>
            </w:r>
            <w:r>
              <w:rPr>
                <w:rFonts w:ascii="楷体_GB2312" w:eastAsia="楷体_GB2312" w:hAnsi="楷体_GB2312" w:cs="楷体_GB2312" w:hint="eastAsia"/>
                <w:color w:val="000000"/>
                <w:szCs w:val="21"/>
              </w:rPr>
              <w:t>，连续匹配开始时间</w:t>
            </w:r>
            <w:r>
              <w:rPr>
                <w:rFonts w:ascii="楷体_GB2312" w:eastAsia="楷体_GB2312" w:hAnsi="楷体_GB2312" w:cs="楷体_GB2312" w:hint="eastAsia"/>
                <w:color w:val="000000"/>
                <w:szCs w:val="21"/>
              </w:rPr>
              <w:t>9:30</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b/>
                <w:szCs w:val="21"/>
              </w:rPr>
              <w:t>场外业务平台（本次不参测）</w:t>
            </w:r>
          </w:p>
        </w:tc>
        <w:tc>
          <w:tcPr>
            <w:tcW w:w="2659" w:type="dxa"/>
          </w:tcPr>
          <w:p w:rsidR="00EC6A56" w:rsidRDefault="009350CB">
            <w:pPr>
              <w:spacing w:line="300" w:lineRule="exact"/>
              <w:jc w:val="left"/>
              <w:rPr>
                <w:rFonts w:ascii="楷体_GB2312" w:eastAsia="楷体_GB2312" w:hAnsi="楷体_GB2312" w:cs="楷体_GB2312"/>
                <w:bCs/>
                <w:color w:val="000000"/>
                <w:szCs w:val="21"/>
              </w:rPr>
            </w:pPr>
            <w:r>
              <w:rPr>
                <w:rFonts w:ascii="楷体_GB2312" w:eastAsia="楷体_GB2312" w:hAnsi="楷体_GB2312" w:cs="楷体_GB2312" w:hint="eastAsia"/>
                <w:bCs/>
                <w:color w:val="000000"/>
                <w:szCs w:val="21"/>
              </w:rPr>
              <w:t>模拟可转债交易机制优化、定向可转债、债券借贷等业务的委托申报、成交回报、行情接收等。</w:t>
            </w:r>
          </w:p>
          <w:p w:rsidR="00EC6A56" w:rsidRDefault="00EC6A56">
            <w:pPr>
              <w:spacing w:line="300" w:lineRule="exact"/>
              <w:rPr>
                <w:rFonts w:ascii="楷体_GB2312" w:eastAsia="楷体_GB2312" w:hAnsi="楷体_GB2312" w:cs="楷体_GB2312"/>
                <w:color w:val="000000"/>
                <w:szCs w:val="21"/>
              </w:rPr>
            </w:pPr>
          </w:p>
        </w:tc>
        <w:tc>
          <w:tcPr>
            <w:tcW w:w="1333" w:type="dxa"/>
            <w:vMerge/>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bookmarkStart w:id="2" w:name="_Hlk44868817"/>
            <w:r>
              <w:rPr>
                <w:rFonts w:ascii="楷体_GB2312" w:eastAsia="楷体_GB2312" w:hAnsi="楷体_GB2312" w:cs="楷体_GB2312" w:hint="eastAsia"/>
                <w:color w:val="000000"/>
                <w:szCs w:val="21"/>
              </w:rPr>
              <w:t>12:00-13:00</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发送网络投票回报文件</w:t>
            </w:r>
          </w:p>
        </w:tc>
        <w:tc>
          <w:tcPr>
            <w:tcW w:w="2659"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接收网络投票回报文件</w:t>
            </w:r>
          </w:p>
        </w:tc>
        <w:tc>
          <w:tcPr>
            <w:tcW w:w="1333" w:type="dxa"/>
            <w:vMerge/>
            <w:vAlign w:val="center"/>
          </w:tcPr>
          <w:p w:rsidR="00EC6A56" w:rsidRDefault="00EC6A56">
            <w:pPr>
              <w:spacing w:line="300" w:lineRule="exact"/>
              <w:rPr>
                <w:rFonts w:ascii="楷体_GB2312" w:eastAsia="楷体_GB2312" w:hAnsi="楷体_GB2312" w:cs="楷体_GB2312"/>
                <w:color w:val="000000"/>
                <w:szCs w:val="21"/>
              </w:rPr>
            </w:pPr>
          </w:p>
        </w:tc>
      </w:tr>
      <w:bookmarkEnd w:id="2"/>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12:00-13:30</w:t>
            </w:r>
          </w:p>
        </w:tc>
        <w:tc>
          <w:tcPr>
            <w:tcW w:w="3313"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中国结算深圳分公司模拟</w:t>
            </w:r>
            <w:r>
              <w:rPr>
                <w:rFonts w:ascii="楷体_GB2312" w:eastAsia="楷体_GB2312" w:hAnsi="楷体_GB2312" w:cs="楷体_GB2312" w:hint="eastAsia"/>
                <w:color w:val="000000"/>
                <w:szCs w:val="21"/>
              </w:rPr>
              <w:t>T</w:t>
            </w:r>
            <w:r>
              <w:rPr>
                <w:rFonts w:ascii="楷体_GB2312" w:eastAsia="楷体_GB2312" w:hAnsi="楷体_GB2312" w:cs="楷体_GB2312" w:hint="eastAsia"/>
                <w:color w:val="000000"/>
                <w:szCs w:val="21"/>
              </w:rPr>
              <w:t>日股份资金清算交收</w:t>
            </w:r>
          </w:p>
        </w:tc>
        <w:tc>
          <w:tcPr>
            <w:tcW w:w="2659" w:type="dxa"/>
            <w:vAlign w:val="center"/>
          </w:tcPr>
          <w:p w:rsidR="00EC6A56" w:rsidRDefault="00EC6A56">
            <w:pPr>
              <w:spacing w:line="300" w:lineRule="exact"/>
              <w:rPr>
                <w:rFonts w:ascii="楷体_GB2312" w:eastAsia="楷体_GB2312" w:hAnsi="楷体_GB2312" w:cs="楷体_GB2312"/>
                <w:color w:val="000000"/>
                <w:szCs w:val="21"/>
              </w:rPr>
            </w:pPr>
          </w:p>
        </w:tc>
        <w:tc>
          <w:tcPr>
            <w:tcW w:w="1333" w:type="dxa"/>
            <w:vMerge/>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13:30</w:t>
            </w:r>
            <w:r>
              <w:rPr>
                <w:rFonts w:ascii="楷体_GB2312" w:eastAsia="楷体_GB2312" w:hAnsi="楷体_GB2312" w:cs="楷体_GB2312" w:hint="eastAsia"/>
                <w:color w:val="000000"/>
                <w:szCs w:val="21"/>
              </w:rPr>
              <w:t>后</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T</w:t>
            </w:r>
            <w:r>
              <w:rPr>
                <w:rFonts w:ascii="楷体_GB2312" w:eastAsia="楷体_GB2312" w:hAnsi="楷体_GB2312" w:cs="楷体_GB2312" w:hint="eastAsia"/>
                <w:color w:val="000000"/>
                <w:szCs w:val="21"/>
              </w:rPr>
              <w:t>日结算数据发送</w:t>
            </w:r>
          </w:p>
        </w:tc>
        <w:tc>
          <w:tcPr>
            <w:tcW w:w="2659"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接收结算数据</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进行核对及交收处理。</w:t>
            </w:r>
          </w:p>
        </w:tc>
        <w:tc>
          <w:tcPr>
            <w:tcW w:w="1333" w:type="dxa"/>
            <w:vMerge/>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15:30</w:t>
            </w:r>
            <w:r>
              <w:rPr>
                <w:rFonts w:ascii="楷体_GB2312" w:eastAsia="楷体_GB2312" w:hAnsi="楷体_GB2312" w:cs="楷体_GB2312" w:hint="eastAsia"/>
                <w:color w:val="000000"/>
                <w:szCs w:val="21"/>
              </w:rPr>
              <w:t>左右</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晚间下发</w:t>
            </w: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日静态交易参考信息文件</w:t>
            </w:r>
            <w:r>
              <w:rPr>
                <w:rFonts w:ascii="楷体_GB2312" w:eastAsia="楷体_GB2312" w:hAnsi="楷体_GB2312" w:cs="楷体_GB2312" w:hint="eastAsia"/>
                <w:color w:val="000000"/>
                <w:szCs w:val="21"/>
              </w:rPr>
              <w:t>pre*</w:t>
            </w:r>
          </w:p>
        </w:tc>
        <w:tc>
          <w:tcPr>
            <w:tcW w:w="2659"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接收静态交易参考信息文件</w:t>
            </w:r>
            <w:r>
              <w:rPr>
                <w:rFonts w:ascii="楷体_GB2312" w:eastAsia="楷体_GB2312" w:hAnsi="楷体_GB2312" w:cs="楷体_GB2312" w:hint="eastAsia"/>
                <w:color w:val="000000"/>
                <w:szCs w:val="21"/>
              </w:rPr>
              <w:t>pre*</w:t>
            </w:r>
          </w:p>
        </w:tc>
        <w:tc>
          <w:tcPr>
            <w:tcW w:w="1333" w:type="dxa"/>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实际时间</w:t>
            </w:r>
          </w:p>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(7</w:t>
            </w:r>
            <w:r>
              <w:rPr>
                <w:rFonts w:ascii="楷体_GB2312" w:eastAsia="楷体_GB2312" w:hAnsi="楷体_GB2312" w:cs="楷体_GB2312" w:hint="eastAsia"/>
                <w:b/>
                <w:bCs/>
                <w:color w:val="000000"/>
                <w:szCs w:val="21"/>
              </w:rPr>
              <w:t>月</w:t>
            </w:r>
            <w:r>
              <w:rPr>
                <w:rFonts w:ascii="楷体_GB2312" w:eastAsia="楷体_GB2312" w:hAnsi="楷体_GB2312" w:cs="楷体_GB2312" w:hint="eastAsia"/>
                <w:b/>
                <w:bCs/>
                <w:color w:val="000000"/>
                <w:szCs w:val="21"/>
              </w:rPr>
              <w:t>16</w:t>
            </w:r>
            <w:r>
              <w:rPr>
                <w:rFonts w:ascii="楷体_GB2312" w:eastAsia="楷体_GB2312" w:hAnsi="楷体_GB2312" w:cs="楷体_GB2312" w:hint="eastAsia"/>
                <w:b/>
                <w:bCs/>
                <w:color w:val="000000"/>
                <w:szCs w:val="21"/>
              </w:rPr>
              <w:t>日</w:t>
            </w:r>
            <w:r>
              <w:rPr>
                <w:rFonts w:ascii="楷体_GB2312" w:eastAsia="楷体_GB2312" w:hAnsi="楷体_GB2312" w:cs="楷体_GB2312" w:hint="eastAsia"/>
                <w:b/>
                <w:bCs/>
                <w:color w:val="000000"/>
                <w:szCs w:val="21"/>
              </w:rPr>
              <w:t>)</w:t>
            </w:r>
          </w:p>
        </w:tc>
        <w:tc>
          <w:tcPr>
            <w:tcW w:w="3313"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主要测试事项</w:t>
            </w:r>
          </w:p>
        </w:tc>
        <w:tc>
          <w:tcPr>
            <w:tcW w:w="2659"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参测单位</w:t>
            </w:r>
          </w:p>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重点测试内容</w:t>
            </w:r>
          </w:p>
        </w:tc>
        <w:tc>
          <w:tcPr>
            <w:tcW w:w="1333"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模拟日期</w:t>
            </w: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15:55</w:t>
            </w:r>
            <w:r>
              <w:rPr>
                <w:rFonts w:ascii="楷体_GB2312" w:eastAsia="楷体_GB2312" w:hAnsi="楷体_GB2312" w:cs="楷体_GB2312" w:hint="eastAsia"/>
                <w:color w:val="000000"/>
                <w:szCs w:val="21"/>
              </w:rPr>
              <w:t>前</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早间下发</w:t>
            </w: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日静态交易参考信息文件、</w:t>
            </w:r>
            <w:r>
              <w:rPr>
                <w:rFonts w:ascii="楷体_GB2312" w:eastAsia="楷体_GB2312" w:hAnsi="楷体_GB2312" w:cs="楷体_GB2312" w:hint="eastAsia"/>
                <w:color w:val="000000"/>
                <w:szCs w:val="21"/>
              </w:rPr>
              <w:t>PCF</w:t>
            </w:r>
            <w:r>
              <w:rPr>
                <w:rFonts w:ascii="楷体_GB2312" w:eastAsia="楷体_GB2312" w:hAnsi="楷体_GB2312" w:cs="楷体_GB2312" w:hint="eastAsia"/>
                <w:color w:val="000000"/>
                <w:szCs w:val="21"/>
              </w:rPr>
              <w:t>文件、信息公告、股东大会信息文件</w:t>
            </w:r>
          </w:p>
        </w:tc>
        <w:tc>
          <w:tcPr>
            <w:tcW w:w="2659"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接收并加载静态交易参考信息文件、</w:t>
            </w:r>
            <w:r>
              <w:rPr>
                <w:rFonts w:ascii="楷体_GB2312" w:eastAsia="楷体_GB2312" w:hAnsi="楷体_GB2312" w:cs="楷体_GB2312" w:hint="eastAsia"/>
                <w:color w:val="000000"/>
                <w:szCs w:val="21"/>
              </w:rPr>
              <w:t>PCF</w:t>
            </w:r>
            <w:r>
              <w:rPr>
                <w:rFonts w:ascii="楷体_GB2312" w:eastAsia="楷体_GB2312" w:hAnsi="楷体_GB2312" w:cs="楷体_GB2312" w:hint="eastAsia"/>
                <w:color w:val="000000"/>
                <w:szCs w:val="21"/>
              </w:rPr>
              <w:t>文件、信息公告、股东大会信息文件</w:t>
            </w:r>
          </w:p>
        </w:tc>
        <w:tc>
          <w:tcPr>
            <w:tcW w:w="1333" w:type="dxa"/>
            <w:vMerge w:val="restart"/>
            <w:shd w:val="clear" w:color="auto" w:fill="auto"/>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w:t>
            </w:r>
            <w:r>
              <w:rPr>
                <w:rFonts w:ascii="楷体_GB2312" w:eastAsia="楷体_GB2312" w:hAnsi="楷体_GB2312" w:cs="楷体_GB2312" w:hint="eastAsia"/>
                <w:color w:val="000000"/>
                <w:szCs w:val="21"/>
              </w:rPr>
              <w:t>2022</w:t>
            </w:r>
            <w:r>
              <w:rPr>
                <w:rFonts w:ascii="楷体_GB2312" w:eastAsia="楷体_GB2312" w:hAnsi="楷体_GB2312" w:cs="楷体_GB2312" w:hint="eastAsia"/>
                <w:color w:val="000000"/>
                <w:szCs w:val="21"/>
              </w:rPr>
              <w:t>年</w:t>
            </w:r>
            <w:r>
              <w:rPr>
                <w:rFonts w:ascii="楷体_GB2312" w:eastAsia="楷体_GB2312" w:hAnsi="楷体_GB2312" w:cs="楷体_GB2312" w:hint="eastAsia"/>
                <w:color w:val="000000"/>
                <w:szCs w:val="21"/>
              </w:rPr>
              <w:t>7</w:t>
            </w:r>
            <w:r>
              <w:rPr>
                <w:rFonts w:ascii="楷体_GB2312" w:eastAsia="楷体_GB2312" w:hAnsi="楷体_GB2312" w:cs="楷体_GB2312" w:hint="eastAsia"/>
                <w:color w:val="000000"/>
                <w:szCs w:val="21"/>
              </w:rPr>
              <w:t>月</w:t>
            </w:r>
            <w:r>
              <w:rPr>
                <w:rFonts w:ascii="楷体_GB2312" w:eastAsia="楷体_GB2312" w:hAnsi="楷体_GB2312" w:cs="楷体_GB2312" w:hint="eastAsia"/>
                <w:color w:val="000000"/>
                <w:szCs w:val="21"/>
              </w:rPr>
              <w:t>17</w:t>
            </w:r>
            <w:r>
              <w:rPr>
                <w:rFonts w:ascii="楷体_GB2312" w:eastAsia="楷体_GB2312" w:hAnsi="楷体_GB2312" w:cs="楷体_GB2312" w:hint="eastAsia"/>
                <w:color w:val="000000"/>
                <w:szCs w:val="21"/>
              </w:rPr>
              <w:t>日</w:t>
            </w: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15:55-17:30</w:t>
            </w:r>
          </w:p>
        </w:tc>
        <w:tc>
          <w:tcPr>
            <w:tcW w:w="3313"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设置福田中心为主中心、南方中心为备中心运行，接收日常交易、非交易等委托，</w:t>
            </w:r>
            <w:r>
              <w:rPr>
                <w:rFonts w:ascii="楷体_GB2312" w:eastAsia="楷体_GB2312" w:hAnsi="楷体_GB2312" w:cs="楷体_GB2312" w:hint="eastAsia"/>
                <w:color w:val="000000"/>
                <w:szCs w:val="21"/>
              </w:rPr>
              <w:t>16:30-16:35</w:t>
            </w:r>
            <w:r>
              <w:rPr>
                <w:rFonts w:ascii="楷体_GB2312" w:eastAsia="楷体_GB2312" w:hAnsi="楷体_GB2312" w:cs="楷体_GB2312" w:hint="eastAsia"/>
                <w:color w:val="000000"/>
                <w:szCs w:val="21"/>
              </w:rPr>
              <w:t>中午休市。其中：</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现货集中竞价交易平台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16:00-17:00</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16:10</w:t>
            </w:r>
            <w:r>
              <w:rPr>
                <w:rFonts w:ascii="楷体_GB2312" w:eastAsia="楷体_GB2312" w:hAnsi="楷体_GB2312" w:cs="楷体_GB2312" w:hint="eastAsia"/>
                <w:color w:val="000000"/>
                <w:szCs w:val="21"/>
              </w:rPr>
              <w:t>开盘，</w:t>
            </w:r>
            <w:r>
              <w:rPr>
                <w:rFonts w:ascii="楷体_GB2312" w:eastAsia="楷体_GB2312" w:hAnsi="楷体_GB2312" w:cs="楷体_GB2312" w:hint="eastAsia"/>
                <w:color w:val="000000"/>
                <w:szCs w:val="21"/>
              </w:rPr>
              <w:t>16:15</w:t>
            </w:r>
            <w:r>
              <w:rPr>
                <w:rFonts w:ascii="楷体_GB2312" w:eastAsia="楷体_GB2312" w:hAnsi="楷体_GB2312" w:cs="楷体_GB2312" w:hint="eastAsia"/>
                <w:color w:val="000000"/>
                <w:szCs w:val="21"/>
              </w:rPr>
              <w:t>开始连续竞价，</w:t>
            </w:r>
            <w:r>
              <w:rPr>
                <w:rFonts w:ascii="楷体_GB2312" w:eastAsia="楷体_GB2312" w:hAnsi="楷体_GB2312" w:cs="楷体_GB2312" w:hint="eastAsia"/>
                <w:color w:val="000000"/>
                <w:szCs w:val="21"/>
              </w:rPr>
              <w:t>17:00</w:t>
            </w:r>
            <w:r>
              <w:rPr>
                <w:rFonts w:ascii="楷体_GB2312" w:eastAsia="楷体_GB2312" w:hAnsi="楷体_GB2312" w:cs="楷体_GB2312" w:hint="eastAsia"/>
                <w:color w:val="000000"/>
                <w:szCs w:val="21"/>
              </w:rPr>
              <w:t>平台闭市）</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综合金融服务平台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16:00-17:30</w:t>
            </w:r>
            <w:r>
              <w:rPr>
                <w:rFonts w:ascii="楷体_GB2312" w:eastAsia="楷体_GB2312" w:hAnsi="楷体_GB2312" w:cs="楷体_GB2312" w:hint="eastAsia"/>
                <w:color w:val="000000"/>
                <w:szCs w:val="21"/>
              </w:rPr>
              <w:t>（盘后定价成交的交易时间为</w:t>
            </w:r>
            <w:r>
              <w:rPr>
                <w:rFonts w:ascii="楷体_GB2312" w:eastAsia="楷体_GB2312" w:hAnsi="楷体_GB2312" w:cs="楷体_GB2312" w:hint="eastAsia"/>
                <w:color w:val="000000"/>
                <w:szCs w:val="21"/>
              </w:rPr>
              <w:t>17:05-17:30</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衍生品集中竞价交易平台</w:t>
            </w:r>
          </w:p>
          <w:p w:rsidR="00EC6A56" w:rsidRDefault="009350CB">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与现货集中竞价交易平台相同（期权组合策略保证金、普通仓与备兑仓</w:t>
            </w:r>
            <w:r>
              <w:rPr>
                <w:rFonts w:ascii="楷体_GB2312" w:eastAsia="楷体_GB2312" w:hAnsi="楷体_GB2312" w:cs="楷体_GB2312" w:hint="eastAsia"/>
                <w:color w:val="000000"/>
                <w:szCs w:val="21"/>
              </w:rPr>
              <w:t>互转业务申报截止时间为</w:t>
            </w:r>
            <w:r>
              <w:rPr>
                <w:rFonts w:ascii="楷体_GB2312" w:eastAsia="楷体_GB2312" w:hAnsi="楷体_GB2312" w:cs="楷体_GB2312" w:hint="eastAsia"/>
                <w:color w:val="000000"/>
                <w:szCs w:val="21"/>
              </w:rPr>
              <w:t>17:15</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非交易处理平台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与现货集中竞价交易平台相同（期权相关业务申报截止时间为</w:t>
            </w:r>
            <w:r>
              <w:rPr>
                <w:rFonts w:ascii="楷体_GB2312" w:eastAsia="楷体_GB2312" w:hAnsi="楷体_GB2312" w:cs="楷体_GB2312" w:hint="eastAsia"/>
                <w:color w:val="000000"/>
                <w:szCs w:val="21"/>
              </w:rPr>
              <w:t>17:30</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固定收益交易平台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15:55-17:30</w:t>
            </w:r>
            <w:r>
              <w:rPr>
                <w:rFonts w:ascii="楷体_GB2312" w:eastAsia="楷体_GB2312" w:hAnsi="楷体_GB2312" w:cs="楷体_GB2312" w:hint="eastAsia"/>
                <w:color w:val="000000"/>
                <w:szCs w:val="21"/>
              </w:rPr>
              <w:t>（其中匹配成交的开盘集合匹配时间</w:t>
            </w:r>
            <w:r>
              <w:rPr>
                <w:rFonts w:ascii="楷体_GB2312" w:eastAsia="楷体_GB2312" w:hAnsi="楷体_GB2312" w:cs="楷体_GB2312" w:hint="eastAsia"/>
                <w:color w:val="000000"/>
                <w:szCs w:val="21"/>
              </w:rPr>
              <w:t>16:00-16:10</w:t>
            </w:r>
            <w:r>
              <w:rPr>
                <w:rFonts w:ascii="楷体_GB2312" w:eastAsia="楷体_GB2312" w:hAnsi="楷体_GB2312" w:cs="楷体_GB2312" w:hint="eastAsia"/>
                <w:color w:val="000000"/>
                <w:szCs w:val="21"/>
              </w:rPr>
              <w:t>，连续匹配开始时间</w:t>
            </w:r>
            <w:r>
              <w:rPr>
                <w:rFonts w:ascii="楷体_GB2312" w:eastAsia="楷体_GB2312" w:hAnsi="楷体_GB2312" w:cs="楷体_GB2312" w:hint="eastAsia"/>
                <w:color w:val="000000"/>
                <w:szCs w:val="21"/>
              </w:rPr>
              <w:t>16:15</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b/>
                <w:szCs w:val="21"/>
              </w:rPr>
              <w:t>场外业务平台（本次不参测）</w:t>
            </w:r>
          </w:p>
        </w:tc>
        <w:tc>
          <w:tcPr>
            <w:tcW w:w="2659" w:type="dxa"/>
          </w:tcPr>
          <w:p w:rsidR="00EC6A56" w:rsidRDefault="009350CB">
            <w:pPr>
              <w:spacing w:line="300" w:lineRule="exact"/>
              <w:jc w:val="left"/>
              <w:rPr>
                <w:rFonts w:ascii="楷体_GB2312" w:eastAsia="楷体_GB2312" w:hAnsi="楷体_GB2312" w:cs="楷体_GB2312"/>
                <w:bCs/>
                <w:color w:val="000000"/>
                <w:szCs w:val="21"/>
              </w:rPr>
            </w:pPr>
            <w:r>
              <w:rPr>
                <w:rFonts w:ascii="楷体_GB2312" w:eastAsia="楷体_GB2312" w:hAnsi="楷体_GB2312" w:cs="楷体_GB2312" w:hint="eastAsia"/>
                <w:bCs/>
                <w:color w:val="000000"/>
                <w:szCs w:val="21"/>
              </w:rPr>
              <w:t>模拟可转债交易机制优化、定向可转债、债券借贷等业务的委托申报、成交回报、行情接收等。</w:t>
            </w:r>
          </w:p>
          <w:p w:rsidR="00EC6A56" w:rsidRDefault="00EC6A56">
            <w:pPr>
              <w:spacing w:line="300" w:lineRule="exact"/>
              <w:rPr>
                <w:rFonts w:ascii="楷体_GB2312" w:eastAsia="楷体_GB2312" w:hAnsi="楷体_GB2312" w:cs="楷体_GB2312"/>
                <w:color w:val="000000"/>
                <w:szCs w:val="21"/>
              </w:rPr>
            </w:pPr>
          </w:p>
        </w:tc>
        <w:tc>
          <w:tcPr>
            <w:tcW w:w="1333" w:type="dxa"/>
            <w:vMerge/>
            <w:shd w:val="clear" w:color="auto" w:fill="auto"/>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17:30-18:30</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发送网络投票回报文件</w:t>
            </w:r>
          </w:p>
        </w:tc>
        <w:tc>
          <w:tcPr>
            <w:tcW w:w="2659"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接收网络投票回报文件</w:t>
            </w:r>
          </w:p>
        </w:tc>
        <w:tc>
          <w:tcPr>
            <w:tcW w:w="1333" w:type="dxa"/>
            <w:vMerge/>
            <w:shd w:val="clear" w:color="auto" w:fill="auto"/>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17:30-19:00</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中国结算深圳分公司模拟</w:t>
            </w: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日股份资金清算交收。</w:t>
            </w:r>
          </w:p>
        </w:tc>
        <w:tc>
          <w:tcPr>
            <w:tcW w:w="2659" w:type="dxa"/>
          </w:tcPr>
          <w:p w:rsidR="00EC6A56" w:rsidRDefault="00EC6A56">
            <w:pPr>
              <w:spacing w:line="300" w:lineRule="exact"/>
              <w:rPr>
                <w:rFonts w:ascii="楷体_GB2312" w:eastAsia="楷体_GB2312" w:hAnsi="楷体_GB2312" w:cs="楷体_GB2312"/>
                <w:color w:val="000000"/>
                <w:szCs w:val="21"/>
              </w:rPr>
            </w:pPr>
          </w:p>
        </w:tc>
        <w:tc>
          <w:tcPr>
            <w:tcW w:w="1333" w:type="dxa"/>
            <w:vMerge/>
            <w:shd w:val="clear" w:color="auto" w:fill="auto"/>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19:00</w:t>
            </w:r>
            <w:r>
              <w:rPr>
                <w:rFonts w:ascii="楷体_GB2312" w:eastAsia="楷体_GB2312" w:hAnsi="楷体_GB2312" w:cs="楷体_GB2312" w:hint="eastAsia"/>
                <w:color w:val="000000"/>
                <w:szCs w:val="21"/>
              </w:rPr>
              <w:t>后</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T+1</w:t>
            </w:r>
            <w:r>
              <w:rPr>
                <w:rFonts w:ascii="楷体_GB2312" w:eastAsia="楷体_GB2312" w:hAnsi="楷体_GB2312" w:cs="楷体_GB2312" w:hint="eastAsia"/>
                <w:color w:val="000000"/>
                <w:szCs w:val="21"/>
              </w:rPr>
              <w:t>日结算数据发送。</w:t>
            </w:r>
          </w:p>
        </w:tc>
        <w:tc>
          <w:tcPr>
            <w:tcW w:w="2659" w:type="dxa"/>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接收结算数据</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进行核对及交收处理</w:t>
            </w:r>
          </w:p>
        </w:tc>
        <w:tc>
          <w:tcPr>
            <w:tcW w:w="1333" w:type="dxa"/>
            <w:vMerge/>
            <w:shd w:val="clear" w:color="auto" w:fill="auto"/>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实际时间</w:t>
            </w:r>
          </w:p>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(7</w:t>
            </w:r>
            <w:r>
              <w:rPr>
                <w:rFonts w:ascii="楷体_GB2312" w:eastAsia="楷体_GB2312" w:hAnsi="楷体_GB2312" w:cs="楷体_GB2312" w:hint="eastAsia"/>
                <w:b/>
                <w:bCs/>
                <w:color w:val="000000"/>
                <w:szCs w:val="21"/>
              </w:rPr>
              <w:t>月</w:t>
            </w:r>
            <w:r>
              <w:rPr>
                <w:rFonts w:ascii="楷体_GB2312" w:eastAsia="楷体_GB2312" w:hAnsi="楷体_GB2312" w:cs="楷体_GB2312" w:hint="eastAsia"/>
                <w:b/>
                <w:bCs/>
                <w:color w:val="000000"/>
                <w:szCs w:val="21"/>
              </w:rPr>
              <w:t>16</w:t>
            </w:r>
            <w:r>
              <w:rPr>
                <w:rFonts w:ascii="楷体_GB2312" w:eastAsia="楷体_GB2312" w:hAnsi="楷体_GB2312" w:cs="楷体_GB2312" w:hint="eastAsia"/>
                <w:b/>
                <w:bCs/>
                <w:color w:val="000000"/>
                <w:szCs w:val="21"/>
              </w:rPr>
              <w:t>日</w:t>
            </w:r>
            <w:r>
              <w:rPr>
                <w:rFonts w:ascii="楷体_GB2312" w:eastAsia="楷体_GB2312" w:hAnsi="楷体_GB2312" w:cs="楷体_GB2312" w:hint="eastAsia"/>
                <w:b/>
                <w:bCs/>
                <w:color w:val="000000"/>
                <w:szCs w:val="21"/>
              </w:rPr>
              <w:t>)</w:t>
            </w:r>
          </w:p>
        </w:tc>
        <w:tc>
          <w:tcPr>
            <w:tcW w:w="3313"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主要测试事项</w:t>
            </w:r>
          </w:p>
        </w:tc>
        <w:tc>
          <w:tcPr>
            <w:tcW w:w="2659"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参测单位</w:t>
            </w:r>
          </w:p>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重点测试内容</w:t>
            </w:r>
          </w:p>
        </w:tc>
        <w:tc>
          <w:tcPr>
            <w:tcW w:w="1333" w:type="dxa"/>
            <w:shd w:val="clear" w:color="auto" w:fill="E0E0E0"/>
            <w:vAlign w:val="center"/>
          </w:tcPr>
          <w:p w:rsidR="00EC6A56" w:rsidRDefault="009350CB">
            <w:pPr>
              <w:spacing w:line="300" w:lineRule="exact"/>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模拟日期</w:t>
            </w: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20:25</w:t>
            </w:r>
            <w:r>
              <w:rPr>
                <w:rFonts w:ascii="楷体_GB2312" w:eastAsia="楷体_GB2312" w:hAnsi="楷体_GB2312" w:cs="楷体_GB2312" w:hint="eastAsia"/>
                <w:color w:val="000000"/>
                <w:szCs w:val="21"/>
              </w:rPr>
              <w:t>前</w:t>
            </w:r>
          </w:p>
        </w:tc>
        <w:tc>
          <w:tcPr>
            <w:tcW w:w="5972" w:type="dxa"/>
            <w:gridSpan w:val="2"/>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恢复系统环境，并准备恢复验证测试的数据环境。</w:t>
            </w:r>
          </w:p>
        </w:tc>
        <w:tc>
          <w:tcPr>
            <w:tcW w:w="1333" w:type="dxa"/>
            <w:vMerge w:val="restart"/>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2022</w:t>
            </w:r>
            <w:r>
              <w:rPr>
                <w:rFonts w:ascii="楷体_GB2312" w:eastAsia="楷体_GB2312" w:hAnsi="楷体_GB2312" w:cs="楷体_GB2312" w:hint="eastAsia"/>
                <w:color w:val="000000"/>
                <w:szCs w:val="21"/>
              </w:rPr>
              <w:t>年</w:t>
            </w:r>
            <w:r>
              <w:rPr>
                <w:rFonts w:ascii="楷体_GB2312" w:eastAsia="楷体_GB2312" w:hAnsi="楷体_GB2312" w:cs="楷体_GB2312" w:hint="eastAsia"/>
                <w:color w:val="000000"/>
                <w:szCs w:val="21"/>
              </w:rPr>
              <w:t>7</w:t>
            </w:r>
            <w:r>
              <w:rPr>
                <w:rFonts w:ascii="楷体_GB2312" w:eastAsia="楷体_GB2312" w:hAnsi="楷体_GB2312" w:cs="楷体_GB2312" w:hint="eastAsia"/>
                <w:color w:val="000000"/>
                <w:szCs w:val="21"/>
              </w:rPr>
              <w:t>月</w:t>
            </w:r>
            <w:r>
              <w:rPr>
                <w:rFonts w:ascii="楷体_GB2312" w:eastAsia="楷体_GB2312" w:hAnsi="楷体_GB2312" w:cs="楷体_GB2312" w:hint="eastAsia"/>
                <w:color w:val="000000"/>
                <w:szCs w:val="21"/>
              </w:rPr>
              <w:t>16</w:t>
            </w:r>
            <w:r>
              <w:rPr>
                <w:rFonts w:ascii="楷体_GB2312" w:eastAsia="楷体_GB2312" w:hAnsi="楷体_GB2312" w:cs="楷体_GB2312" w:hint="eastAsia"/>
                <w:color w:val="000000"/>
                <w:szCs w:val="21"/>
              </w:rPr>
              <w:t>日</w:t>
            </w: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20:25</w:t>
            </w:r>
            <w:r>
              <w:rPr>
                <w:rFonts w:ascii="楷体_GB2312" w:eastAsia="楷体_GB2312" w:hAnsi="楷体_GB2312" w:cs="楷体_GB2312" w:hint="eastAsia"/>
                <w:color w:val="000000"/>
                <w:szCs w:val="21"/>
              </w:rPr>
              <w:t>前</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通过文件网关发布恢复验证测试的交易参考信息文件。</w:t>
            </w:r>
          </w:p>
        </w:tc>
        <w:tc>
          <w:tcPr>
            <w:tcW w:w="2659"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接收并加载交易参考信息文件。</w:t>
            </w:r>
          </w:p>
        </w:tc>
        <w:tc>
          <w:tcPr>
            <w:tcW w:w="1333" w:type="dxa"/>
            <w:vMerge/>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lef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20:25-21:30</w:t>
            </w:r>
          </w:p>
        </w:tc>
        <w:tc>
          <w:tcPr>
            <w:tcW w:w="3313"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设置福田中心为主中心、南方中心为备中心运行，进行恢复验证测试。接收日常交易、非交易等委托，</w:t>
            </w:r>
            <w:r>
              <w:rPr>
                <w:rFonts w:ascii="楷体_GB2312" w:eastAsia="楷体_GB2312" w:hAnsi="楷体_GB2312" w:cs="楷体_GB2312" w:hint="eastAsia"/>
                <w:color w:val="000000"/>
                <w:szCs w:val="21"/>
              </w:rPr>
              <w:t>21:00-21:05</w:t>
            </w:r>
            <w:r>
              <w:rPr>
                <w:rFonts w:ascii="楷体_GB2312" w:eastAsia="楷体_GB2312" w:hAnsi="楷体_GB2312" w:cs="楷体_GB2312" w:hint="eastAsia"/>
                <w:color w:val="000000"/>
                <w:szCs w:val="21"/>
              </w:rPr>
              <w:t>中午休市。其中：</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现货集中竞价交易平台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20:30-21:20</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20:40</w:t>
            </w:r>
            <w:r>
              <w:rPr>
                <w:rFonts w:ascii="楷体_GB2312" w:eastAsia="楷体_GB2312" w:hAnsi="楷体_GB2312" w:cs="楷体_GB2312" w:hint="eastAsia"/>
                <w:color w:val="000000"/>
                <w:szCs w:val="21"/>
              </w:rPr>
              <w:t>开盘，</w:t>
            </w:r>
            <w:r>
              <w:rPr>
                <w:rFonts w:ascii="楷体_GB2312" w:eastAsia="楷体_GB2312" w:hAnsi="楷体_GB2312" w:cs="楷体_GB2312" w:hint="eastAsia"/>
                <w:color w:val="000000"/>
                <w:szCs w:val="21"/>
              </w:rPr>
              <w:t>20:45</w:t>
            </w:r>
            <w:r>
              <w:rPr>
                <w:rFonts w:ascii="楷体_GB2312" w:eastAsia="楷体_GB2312" w:hAnsi="楷体_GB2312" w:cs="楷体_GB2312" w:hint="eastAsia"/>
                <w:color w:val="000000"/>
                <w:szCs w:val="21"/>
              </w:rPr>
              <w:t>开始连续竞价，</w:t>
            </w:r>
            <w:r>
              <w:rPr>
                <w:rFonts w:ascii="楷体_GB2312" w:eastAsia="楷体_GB2312" w:hAnsi="楷体_GB2312" w:cs="楷体_GB2312" w:hint="eastAsia"/>
                <w:color w:val="000000"/>
                <w:szCs w:val="21"/>
              </w:rPr>
              <w:t>21:20</w:t>
            </w:r>
            <w:r>
              <w:rPr>
                <w:rFonts w:ascii="楷体_GB2312" w:eastAsia="楷体_GB2312" w:hAnsi="楷体_GB2312" w:cs="楷体_GB2312" w:hint="eastAsia"/>
                <w:color w:val="000000"/>
                <w:szCs w:val="21"/>
              </w:rPr>
              <w:t>平台闭市）</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综合金融服务平台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20:30-21:30</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衍生品集中竞价交易平台</w:t>
            </w:r>
          </w:p>
          <w:p w:rsidR="00EC6A56" w:rsidRDefault="009350CB">
            <w:pPr>
              <w:spacing w:line="300" w:lineRule="exact"/>
              <w:rPr>
                <w:rFonts w:ascii="楷体_GB2312" w:eastAsia="楷体_GB2312" w:hAnsi="楷体_GB2312" w:cs="楷体_GB2312"/>
                <w:szCs w:val="21"/>
              </w:rPr>
            </w:pPr>
            <w:r>
              <w:rPr>
                <w:rFonts w:ascii="楷体_GB2312" w:eastAsia="楷体_GB2312" w:hAnsi="楷体_GB2312" w:cs="楷体_GB2312" w:hint="eastAsia"/>
                <w:szCs w:val="21"/>
              </w:rPr>
              <w:t>与现货集中竞价交易平台相同（期权组合策略保证金、普通仓与备兑仓</w:t>
            </w:r>
            <w:r>
              <w:rPr>
                <w:rFonts w:ascii="楷体_GB2312" w:eastAsia="楷体_GB2312" w:hAnsi="楷体_GB2312" w:cs="楷体_GB2312" w:hint="eastAsia"/>
                <w:color w:val="000000"/>
                <w:szCs w:val="21"/>
              </w:rPr>
              <w:t>互转业务申报截止时间为</w:t>
            </w:r>
            <w:r>
              <w:rPr>
                <w:rFonts w:ascii="楷体_GB2312" w:eastAsia="楷体_GB2312" w:hAnsi="楷体_GB2312" w:cs="楷体_GB2312" w:hint="eastAsia"/>
                <w:color w:val="000000"/>
                <w:szCs w:val="21"/>
              </w:rPr>
              <w:t>21:25</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非交易处理平台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与现货集中竞价交易平台相同（期权相关业务申报截止时间为</w:t>
            </w:r>
            <w:r>
              <w:rPr>
                <w:rFonts w:ascii="楷体_GB2312" w:eastAsia="楷体_GB2312" w:hAnsi="楷体_GB2312" w:cs="楷体_GB2312" w:hint="eastAsia"/>
                <w:color w:val="000000"/>
                <w:szCs w:val="21"/>
              </w:rPr>
              <w:t>21:30</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b/>
                <w:szCs w:val="21"/>
              </w:rPr>
            </w:pPr>
            <w:r>
              <w:rPr>
                <w:rFonts w:ascii="楷体_GB2312" w:eastAsia="楷体_GB2312" w:hAnsi="楷体_GB2312" w:cs="楷体_GB2312" w:hint="eastAsia"/>
                <w:b/>
                <w:szCs w:val="21"/>
              </w:rPr>
              <w:t>固定收益交易平台</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20:25-21:30</w:t>
            </w:r>
            <w:r>
              <w:rPr>
                <w:rFonts w:ascii="楷体_GB2312" w:eastAsia="楷体_GB2312" w:hAnsi="楷体_GB2312" w:cs="楷体_GB2312" w:hint="eastAsia"/>
                <w:color w:val="000000"/>
                <w:szCs w:val="21"/>
              </w:rPr>
              <w:t>（其中匹配成交的开盘集合匹配时间</w:t>
            </w:r>
            <w:r>
              <w:rPr>
                <w:rFonts w:ascii="楷体_GB2312" w:eastAsia="楷体_GB2312" w:hAnsi="楷体_GB2312" w:cs="楷体_GB2312" w:hint="eastAsia"/>
                <w:color w:val="000000"/>
                <w:szCs w:val="21"/>
              </w:rPr>
              <w:t>20:30-20:40</w:t>
            </w:r>
            <w:r>
              <w:rPr>
                <w:rFonts w:ascii="楷体_GB2312" w:eastAsia="楷体_GB2312" w:hAnsi="楷体_GB2312" w:cs="楷体_GB2312" w:hint="eastAsia"/>
                <w:color w:val="000000"/>
                <w:szCs w:val="21"/>
              </w:rPr>
              <w:t>，连续匹配开始时间</w:t>
            </w:r>
            <w:r>
              <w:rPr>
                <w:rFonts w:ascii="楷体_GB2312" w:eastAsia="楷体_GB2312" w:hAnsi="楷体_GB2312" w:cs="楷体_GB2312" w:hint="eastAsia"/>
                <w:color w:val="000000"/>
                <w:szCs w:val="21"/>
              </w:rPr>
              <w:t>20:45</w:t>
            </w:r>
            <w:r>
              <w:rPr>
                <w:rFonts w:ascii="楷体_GB2312" w:eastAsia="楷体_GB2312" w:hAnsi="楷体_GB2312" w:cs="楷体_GB2312" w:hint="eastAsia"/>
                <w:color w:val="000000"/>
                <w:szCs w:val="21"/>
              </w:rPr>
              <w:t>）</w:t>
            </w:r>
          </w:p>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b/>
                <w:szCs w:val="21"/>
              </w:rPr>
              <w:t>场外业务平台（本次不参测）</w:t>
            </w:r>
          </w:p>
        </w:tc>
        <w:tc>
          <w:tcPr>
            <w:tcW w:w="2659" w:type="dxa"/>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交易网关、行情网关、文件网关使用与</w:t>
            </w:r>
            <w:r>
              <w:rPr>
                <w:rFonts w:ascii="楷体_GB2312" w:eastAsia="楷体_GB2312" w:hAnsi="楷体_GB2312" w:cs="楷体_GB2312" w:hint="eastAsia"/>
                <w:color w:val="000000"/>
                <w:szCs w:val="21"/>
              </w:rPr>
              <w:t>2022</w:t>
            </w:r>
            <w:r>
              <w:rPr>
                <w:rFonts w:ascii="楷体_GB2312" w:eastAsia="楷体_GB2312" w:hAnsi="楷体_GB2312" w:cs="楷体_GB2312" w:hint="eastAsia"/>
                <w:color w:val="000000"/>
                <w:szCs w:val="21"/>
              </w:rPr>
              <w:t>年</w:t>
            </w:r>
            <w:r>
              <w:rPr>
                <w:rFonts w:ascii="楷体_GB2312" w:eastAsia="楷体_GB2312" w:hAnsi="楷体_GB2312" w:cs="楷体_GB2312" w:hint="eastAsia"/>
                <w:color w:val="000000"/>
                <w:szCs w:val="21"/>
              </w:rPr>
              <w:t>7</w:t>
            </w:r>
            <w:r>
              <w:rPr>
                <w:rFonts w:ascii="楷体_GB2312" w:eastAsia="楷体_GB2312" w:hAnsi="楷体_GB2312" w:cs="楷体_GB2312" w:hint="eastAsia"/>
                <w:color w:val="000000"/>
                <w:szCs w:val="21"/>
              </w:rPr>
              <w:t>月</w:t>
            </w:r>
            <w:r>
              <w:rPr>
                <w:rFonts w:ascii="楷体_GB2312" w:eastAsia="楷体_GB2312" w:hAnsi="楷体_GB2312" w:cs="楷体_GB2312" w:hint="eastAsia"/>
                <w:color w:val="000000"/>
                <w:szCs w:val="21"/>
              </w:rPr>
              <w:t>18</w:t>
            </w:r>
            <w:r>
              <w:rPr>
                <w:rFonts w:ascii="楷体_GB2312" w:eastAsia="楷体_GB2312" w:hAnsi="楷体_GB2312" w:cs="楷体_GB2312" w:hint="eastAsia"/>
                <w:color w:val="000000"/>
                <w:szCs w:val="21"/>
              </w:rPr>
              <w:t>日生产系统相同配置进行恢复验证测试。</w:t>
            </w:r>
          </w:p>
        </w:tc>
        <w:tc>
          <w:tcPr>
            <w:tcW w:w="1333" w:type="dxa"/>
            <w:vMerge/>
            <w:vAlign w:val="center"/>
          </w:tcPr>
          <w:p w:rsidR="00EC6A56" w:rsidRDefault="00EC6A56">
            <w:pPr>
              <w:spacing w:line="300" w:lineRule="exact"/>
              <w:rPr>
                <w:rFonts w:ascii="楷体_GB2312" w:eastAsia="楷体_GB2312" w:hAnsi="楷体_GB2312" w:cs="楷体_GB2312"/>
                <w:color w:val="000000"/>
                <w:szCs w:val="21"/>
              </w:rPr>
            </w:pPr>
          </w:p>
        </w:tc>
      </w:tr>
      <w:tr w:rsidR="00EC6A56">
        <w:trPr>
          <w:jc w:val="center"/>
        </w:trPr>
        <w:tc>
          <w:tcPr>
            <w:tcW w:w="1598" w:type="dxa"/>
            <w:vAlign w:val="center"/>
          </w:tcPr>
          <w:p w:rsidR="00EC6A56" w:rsidRDefault="009350CB">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szCs w:val="21"/>
              </w:rPr>
              <w:t>21:30</w:t>
            </w:r>
            <w:r>
              <w:rPr>
                <w:rFonts w:ascii="楷体_GB2312" w:eastAsia="楷体_GB2312" w:hAnsi="楷体_GB2312" w:cs="楷体_GB2312" w:hint="eastAsia"/>
                <w:szCs w:val="21"/>
              </w:rPr>
              <w:t>后</w:t>
            </w:r>
          </w:p>
        </w:tc>
        <w:tc>
          <w:tcPr>
            <w:tcW w:w="7305" w:type="dxa"/>
            <w:gridSpan w:val="3"/>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sz w:val="20"/>
              </w:rPr>
              <w:t>恢复线上生产数据环境并核查其正确性。</w:t>
            </w:r>
          </w:p>
        </w:tc>
      </w:tr>
    </w:tbl>
    <w:p w:rsidR="00EC6A56" w:rsidRDefault="00EC6A56">
      <w:pPr>
        <w:ind w:firstLineChars="200" w:firstLine="560"/>
        <w:rPr>
          <w:rFonts w:ascii="楷体_GB2312" w:eastAsia="楷体_GB2312" w:hAnsi="楷体_GB2312" w:cs="楷体_GB2312"/>
          <w:color w:val="000000"/>
          <w:sz w:val="28"/>
          <w:szCs w:val="28"/>
        </w:rPr>
      </w:pPr>
    </w:p>
    <w:p w:rsidR="00EC6A56" w:rsidRDefault="009350CB">
      <w:pPr>
        <w:ind w:firstLineChars="200" w:firstLine="560"/>
        <w:rPr>
          <w:rFonts w:ascii="楷体_GB2312" w:eastAsia="楷体_GB2312" w:hAnsi="楷体_GB2312" w:cs="楷体_GB2312"/>
          <w:color w:val="000000"/>
          <w:sz w:val="28"/>
          <w:szCs w:val="28"/>
        </w:rPr>
      </w:pPr>
      <w:r>
        <w:rPr>
          <w:rFonts w:ascii="楷体_GB2312" w:eastAsia="楷体_GB2312" w:hAnsi="楷体_GB2312" w:cs="楷体_GB2312" w:hint="eastAsia"/>
          <w:color w:val="000000"/>
          <w:sz w:val="28"/>
          <w:szCs w:val="28"/>
        </w:rPr>
        <w:t>港股通证券交易结算业务测试的具体安排请见下表：</w:t>
      </w:r>
    </w:p>
    <w:tbl>
      <w:tblPr>
        <w:tblpPr w:leftFromText="180" w:rightFromText="180" w:vertAnchor="text" w:horzAnchor="page" w:tblpX="1805" w:tblpY="622"/>
        <w:tblOverlap w:val="never"/>
        <w:tblW w:w="8875" w:type="dxa"/>
        <w:tblLayout w:type="fixed"/>
        <w:tblLook w:val="04A0" w:firstRow="1" w:lastRow="0" w:firstColumn="1" w:lastColumn="0" w:noHBand="0" w:noVBand="1"/>
      </w:tblPr>
      <w:tblGrid>
        <w:gridCol w:w="753"/>
        <w:gridCol w:w="1700"/>
        <w:gridCol w:w="3402"/>
        <w:gridCol w:w="3020"/>
      </w:tblGrid>
      <w:tr w:rsidR="00EC6A56">
        <w:tc>
          <w:tcPr>
            <w:tcW w:w="753" w:type="dxa"/>
            <w:tcBorders>
              <w:top w:val="single" w:sz="4" w:space="0" w:color="auto"/>
              <w:left w:val="single" w:sz="4" w:space="0" w:color="auto"/>
              <w:bottom w:val="single" w:sz="4" w:space="0" w:color="auto"/>
              <w:right w:val="single" w:sz="4" w:space="0" w:color="auto"/>
            </w:tcBorders>
            <w:vAlign w:val="center"/>
          </w:tcPr>
          <w:p w:rsidR="00EC6A56" w:rsidRDefault="009350CB">
            <w:pPr>
              <w:spacing w:line="320" w:lineRule="exact"/>
              <w:rPr>
                <w:rFonts w:ascii="楷体_GB2312" w:eastAsia="楷体_GB2312" w:hAnsi="楷体_GB2312" w:cs="楷体_GB2312"/>
                <w:b/>
                <w:bCs/>
              </w:rPr>
            </w:pPr>
            <w:r>
              <w:rPr>
                <w:rFonts w:ascii="楷体_GB2312" w:eastAsia="楷体_GB2312" w:hAnsi="楷体_GB2312" w:cs="楷体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EC6A56" w:rsidRDefault="009350CB">
            <w:pPr>
              <w:spacing w:line="320" w:lineRule="exact"/>
              <w:jc w:val="center"/>
              <w:rPr>
                <w:rFonts w:ascii="楷体_GB2312" w:eastAsia="楷体_GB2312" w:hAnsi="楷体_GB2312" w:cs="楷体_GB2312"/>
                <w:b/>
                <w:bCs/>
              </w:rPr>
            </w:pPr>
            <w:r>
              <w:rPr>
                <w:rFonts w:ascii="楷体_GB2312" w:eastAsia="楷体_GB2312" w:hAnsi="楷体_GB2312" w:cs="楷体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EC6A56" w:rsidRDefault="009350CB">
            <w:pPr>
              <w:spacing w:line="320" w:lineRule="exact"/>
              <w:jc w:val="center"/>
              <w:rPr>
                <w:rFonts w:ascii="楷体_GB2312" w:eastAsia="楷体_GB2312" w:hAnsi="楷体_GB2312" w:cs="楷体_GB2312"/>
                <w:b/>
                <w:bCs/>
              </w:rPr>
            </w:pPr>
            <w:r>
              <w:rPr>
                <w:rFonts w:ascii="楷体_GB2312" w:eastAsia="楷体_GB2312" w:hAnsi="楷体_GB2312" w:cs="楷体_GB2312" w:hint="eastAsia"/>
                <w:b/>
                <w:bCs/>
              </w:rPr>
              <w:t>测试内容</w:t>
            </w:r>
          </w:p>
        </w:tc>
      </w:tr>
      <w:tr w:rsidR="00EC6A56">
        <w:tc>
          <w:tcPr>
            <w:tcW w:w="8875" w:type="dxa"/>
            <w:gridSpan w:val="4"/>
            <w:tcBorders>
              <w:top w:val="single" w:sz="4" w:space="0" w:color="auto"/>
              <w:left w:val="single" w:sz="4" w:space="0" w:color="auto"/>
              <w:bottom w:val="single" w:sz="4" w:space="0" w:color="auto"/>
              <w:right w:val="single" w:sz="4" w:space="0" w:color="auto"/>
            </w:tcBorders>
            <w:vAlign w:val="center"/>
          </w:tcPr>
          <w:p w:rsidR="00EC6A56" w:rsidRDefault="009350CB">
            <w:pPr>
              <w:pStyle w:val="a5"/>
              <w:spacing w:line="320" w:lineRule="exact"/>
              <w:jc w:val="center"/>
              <w:rPr>
                <w:rFonts w:ascii="楷体_GB2312" w:hAnsi="楷体_GB2312" w:cs="楷体_GB2312"/>
                <w:b/>
                <w:bCs/>
                <w:szCs w:val="24"/>
              </w:rPr>
            </w:pPr>
            <w:r>
              <w:rPr>
                <w:rFonts w:ascii="楷体_GB2312" w:hAnsi="楷体_GB2312" w:cs="楷体_GB2312" w:hint="eastAsia"/>
                <w:b/>
                <w:bCs/>
                <w:sz w:val="21"/>
                <w:szCs w:val="21"/>
              </w:rPr>
              <w:t>深交所港股通</w:t>
            </w:r>
            <w:r>
              <w:rPr>
                <w:rFonts w:ascii="楷体_GB2312" w:hAnsi="楷体_GB2312" w:cs="楷体_GB2312" w:hint="eastAsia"/>
                <w:b/>
                <w:bCs/>
                <w:sz w:val="21"/>
                <w:szCs w:val="21"/>
              </w:rPr>
              <w:t>T</w:t>
            </w:r>
            <w:r>
              <w:rPr>
                <w:rFonts w:ascii="楷体_GB2312" w:hAnsi="楷体_GB2312" w:cs="楷体_GB2312" w:hint="eastAsia"/>
                <w:b/>
                <w:bCs/>
                <w:sz w:val="21"/>
                <w:szCs w:val="21"/>
              </w:rPr>
              <w:t>日测试安排（模拟</w:t>
            </w:r>
            <w:r>
              <w:rPr>
                <w:rFonts w:ascii="楷体_GB2312" w:hAnsi="楷体_GB2312" w:cs="楷体_GB2312" w:hint="eastAsia"/>
                <w:b/>
                <w:bCs/>
                <w:sz w:val="21"/>
                <w:szCs w:val="21"/>
              </w:rPr>
              <w:t>T</w:t>
            </w:r>
            <w:r>
              <w:rPr>
                <w:rFonts w:ascii="楷体_GB2312" w:hAnsi="楷体_GB2312" w:cs="楷体_GB2312" w:hint="eastAsia"/>
                <w:b/>
                <w:bCs/>
                <w:sz w:val="21"/>
                <w:szCs w:val="21"/>
              </w:rPr>
              <w:t>日</w:t>
            </w:r>
            <w:r>
              <w:rPr>
                <w:rFonts w:ascii="楷体_GB2312" w:hAnsi="楷体_GB2312" w:cs="楷体_GB2312" w:hint="eastAsia"/>
                <w:b/>
                <w:bCs/>
                <w:sz w:val="21"/>
                <w:szCs w:val="21"/>
              </w:rPr>
              <w:t>2022</w:t>
            </w:r>
            <w:r>
              <w:rPr>
                <w:rFonts w:ascii="楷体_GB2312" w:hAnsi="楷体_GB2312" w:cs="楷体_GB2312" w:hint="eastAsia"/>
                <w:b/>
                <w:bCs/>
                <w:sz w:val="21"/>
                <w:szCs w:val="21"/>
              </w:rPr>
              <w:t>年</w:t>
            </w:r>
            <w:r>
              <w:rPr>
                <w:rFonts w:ascii="楷体_GB2312" w:hAnsi="楷体_GB2312" w:cs="楷体_GB2312" w:hint="eastAsia"/>
                <w:b/>
                <w:bCs/>
                <w:sz w:val="21"/>
                <w:szCs w:val="21"/>
              </w:rPr>
              <w:t>7</w:t>
            </w:r>
            <w:r>
              <w:rPr>
                <w:rFonts w:ascii="楷体_GB2312" w:hAnsi="楷体_GB2312" w:cs="楷体_GB2312" w:hint="eastAsia"/>
                <w:b/>
                <w:bCs/>
                <w:sz w:val="21"/>
                <w:szCs w:val="21"/>
              </w:rPr>
              <w:t>月</w:t>
            </w:r>
            <w:r>
              <w:rPr>
                <w:rFonts w:ascii="楷体_GB2312" w:hAnsi="楷体_GB2312" w:cs="楷体_GB2312" w:hint="eastAsia"/>
                <w:b/>
                <w:bCs/>
                <w:sz w:val="21"/>
                <w:szCs w:val="21"/>
              </w:rPr>
              <w:t>16</w:t>
            </w:r>
            <w:r>
              <w:rPr>
                <w:rFonts w:ascii="楷体_GB2312" w:hAnsi="楷体_GB2312" w:cs="楷体_GB2312" w:hint="eastAsia"/>
                <w:b/>
                <w:bCs/>
                <w:sz w:val="21"/>
                <w:szCs w:val="21"/>
              </w:rPr>
              <w:t>日的交易）</w:t>
            </w:r>
          </w:p>
        </w:tc>
      </w:tr>
      <w:tr w:rsidR="00EC6A56">
        <w:trPr>
          <w:trHeight w:val="90"/>
        </w:trPr>
        <w:tc>
          <w:tcPr>
            <w:tcW w:w="753" w:type="dxa"/>
            <w:tcBorders>
              <w:top w:val="single" w:sz="4" w:space="0" w:color="auto"/>
              <w:left w:val="single" w:sz="4" w:space="0" w:color="auto"/>
              <w:bottom w:val="single" w:sz="4" w:space="0" w:color="auto"/>
              <w:right w:val="single" w:sz="4" w:space="0" w:color="auto"/>
            </w:tcBorders>
            <w:vAlign w:val="center"/>
          </w:tcPr>
          <w:p w:rsidR="00EC6A56" w:rsidRDefault="009350CB">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w:t>
            </w:r>
          </w:p>
        </w:tc>
        <w:tc>
          <w:tcPr>
            <w:tcW w:w="8122" w:type="dxa"/>
            <w:gridSpan w:val="3"/>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w:t>
            </w:r>
            <w:r>
              <w:rPr>
                <w:rFonts w:ascii="楷体_GB2312" w:eastAsia="楷体_GB2312" w:hAnsi="楷体_GB2312" w:cs="楷体_GB2312" w:hint="eastAsia"/>
                <w:color w:val="000000"/>
                <w:szCs w:val="21"/>
              </w:rPr>
              <w:t>开始</w:t>
            </w:r>
          </w:p>
        </w:tc>
      </w:tr>
      <w:tr w:rsidR="00EC6A56">
        <w:trPr>
          <w:trHeight w:val="211"/>
        </w:trPr>
        <w:tc>
          <w:tcPr>
            <w:tcW w:w="753" w:type="dxa"/>
            <w:tcBorders>
              <w:top w:val="single" w:sz="4" w:space="0" w:color="auto"/>
              <w:left w:val="single" w:sz="4" w:space="0" w:color="auto"/>
              <w:bottom w:val="single" w:sz="4" w:space="0" w:color="auto"/>
              <w:right w:val="single" w:sz="4" w:space="0" w:color="auto"/>
            </w:tcBorders>
            <w:vAlign w:val="center"/>
          </w:tcPr>
          <w:p w:rsidR="00EC6A56" w:rsidRDefault="009350CB">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w:t>
            </w:r>
          </w:p>
        </w:tc>
        <w:tc>
          <w:tcPr>
            <w:tcW w:w="1700" w:type="dxa"/>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9:00-9:30</w:t>
            </w:r>
          </w:p>
        </w:tc>
        <w:tc>
          <w:tcPr>
            <w:tcW w:w="3402" w:type="dxa"/>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模拟港股通交易业务的委托申报，并接收成交回报；实时行情的接收与展示。</w:t>
            </w:r>
          </w:p>
        </w:tc>
      </w:tr>
      <w:tr w:rsidR="00EC6A56">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C6A56" w:rsidRDefault="009350CB">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w:t>
            </w:r>
          </w:p>
        </w:tc>
        <w:tc>
          <w:tcPr>
            <w:tcW w:w="1700" w:type="dxa"/>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9:30-12:00</w:t>
            </w:r>
          </w:p>
        </w:tc>
        <w:tc>
          <w:tcPr>
            <w:tcW w:w="3402" w:type="dxa"/>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EC6A56" w:rsidRDefault="00EC6A56">
            <w:pPr>
              <w:spacing w:line="300" w:lineRule="exact"/>
              <w:rPr>
                <w:rFonts w:ascii="楷体_GB2312" w:eastAsia="楷体_GB2312" w:hAnsi="楷体_GB2312" w:cs="楷体_GB2312"/>
                <w:color w:val="000000"/>
                <w:szCs w:val="21"/>
              </w:rPr>
            </w:pPr>
          </w:p>
        </w:tc>
      </w:tr>
      <w:tr w:rsidR="00EC6A56">
        <w:trPr>
          <w:trHeight w:val="70"/>
        </w:trPr>
        <w:tc>
          <w:tcPr>
            <w:tcW w:w="8875" w:type="dxa"/>
            <w:gridSpan w:val="4"/>
            <w:tcBorders>
              <w:top w:val="single" w:sz="4" w:space="0" w:color="auto"/>
              <w:left w:val="single" w:sz="4" w:space="0" w:color="auto"/>
              <w:bottom w:val="single" w:sz="4" w:space="0" w:color="auto"/>
              <w:right w:val="single" w:sz="4" w:space="0" w:color="auto"/>
            </w:tcBorders>
            <w:vAlign w:val="center"/>
          </w:tcPr>
          <w:p w:rsidR="00EC6A56" w:rsidRDefault="009350CB">
            <w:pPr>
              <w:jc w:val="center"/>
              <w:rPr>
                <w:rFonts w:ascii="楷体_GB2312" w:eastAsia="楷体_GB2312" w:hAnsi="楷体_GB2312" w:cs="楷体_GB2312"/>
                <w:color w:val="2E2E2E"/>
                <w:kern w:val="0"/>
              </w:rPr>
            </w:pPr>
            <w:r>
              <w:rPr>
                <w:rFonts w:ascii="楷体_GB2312" w:eastAsia="楷体_GB2312" w:hAnsi="楷体_GB2312" w:cs="楷体_GB2312" w:hint="eastAsia"/>
                <w:b/>
                <w:bCs/>
              </w:rPr>
              <w:t>中国结算深圳分公司</w:t>
            </w:r>
            <w:r>
              <w:rPr>
                <w:rFonts w:ascii="楷体_GB2312" w:eastAsia="楷体_GB2312" w:hAnsi="楷体_GB2312" w:cs="楷体_GB2312" w:hint="eastAsia"/>
                <w:b/>
                <w:bCs/>
              </w:rPr>
              <w:t>T</w:t>
            </w:r>
            <w:r>
              <w:rPr>
                <w:rFonts w:ascii="楷体_GB2312" w:eastAsia="楷体_GB2312" w:hAnsi="楷体_GB2312" w:cs="楷体_GB2312" w:hint="eastAsia"/>
                <w:b/>
                <w:bCs/>
              </w:rPr>
              <w:t>日测试安排（模拟</w:t>
            </w:r>
            <w:r>
              <w:rPr>
                <w:rFonts w:ascii="楷体_GB2312" w:eastAsia="楷体_GB2312" w:hAnsi="楷体_GB2312" w:cs="楷体_GB2312" w:hint="eastAsia"/>
                <w:b/>
                <w:bCs/>
              </w:rPr>
              <w:t>T</w:t>
            </w:r>
            <w:r>
              <w:rPr>
                <w:rFonts w:ascii="楷体_GB2312" w:eastAsia="楷体_GB2312" w:hAnsi="楷体_GB2312" w:cs="楷体_GB2312" w:hint="eastAsia"/>
                <w:b/>
                <w:bCs/>
              </w:rPr>
              <w:t>日</w:t>
            </w:r>
            <w:r>
              <w:rPr>
                <w:rFonts w:ascii="楷体_GB2312" w:eastAsia="楷体_GB2312" w:hAnsi="楷体_GB2312" w:cs="楷体_GB2312" w:hint="eastAsia"/>
                <w:b/>
                <w:bCs/>
              </w:rPr>
              <w:t>2022</w:t>
            </w:r>
            <w:r>
              <w:rPr>
                <w:rFonts w:ascii="楷体_GB2312" w:eastAsia="楷体_GB2312" w:hAnsi="楷体_GB2312" w:cs="楷体_GB2312" w:hint="eastAsia"/>
                <w:b/>
                <w:bCs/>
              </w:rPr>
              <w:t>年</w:t>
            </w:r>
            <w:r>
              <w:rPr>
                <w:rFonts w:ascii="楷体_GB2312" w:eastAsia="楷体_GB2312" w:hAnsi="楷体_GB2312" w:cs="楷体_GB2312" w:hint="eastAsia"/>
                <w:b/>
                <w:bCs/>
              </w:rPr>
              <w:t>7</w:t>
            </w:r>
            <w:r>
              <w:rPr>
                <w:rFonts w:ascii="楷体_GB2312" w:eastAsia="楷体_GB2312" w:hAnsi="楷体_GB2312" w:cs="楷体_GB2312" w:hint="eastAsia"/>
                <w:b/>
                <w:bCs/>
              </w:rPr>
              <w:t>月</w:t>
            </w:r>
            <w:r>
              <w:rPr>
                <w:rFonts w:ascii="楷体_GB2312" w:eastAsia="楷体_GB2312" w:hAnsi="楷体_GB2312" w:cs="楷体_GB2312" w:hint="eastAsia"/>
                <w:b/>
                <w:bCs/>
              </w:rPr>
              <w:t>16</w:t>
            </w:r>
            <w:r>
              <w:rPr>
                <w:rFonts w:ascii="楷体_GB2312" w:eastAsia="楷体_GB2312" w:hAnsi="楷体_GB2312" w:cs="楷体_GB2312" w:hint="eastAsia"/>
                <w:b/>
                <w:bCs/>
              </w:rPr>
              <w:t>日的结算）</w:t>
            </w:r>
          </w:p>
        </w:tc>
      </w:tr>
      <w:tr w:rsidR="00EC6A56">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C6A56" w:rsidRDefault="009350CB">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w:t>
            </w:r>
          </w:p>
        </w:tc>
        <w:tc>
          <w:tcPr>
            <w:tcW w:w="1700" w:type="dxa"/>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8:30-12:00</w:t>
            </w:r>
          </w:p>
        </w:tc>
        <w:tc>
          <w:tcPr>
            <w:tcW w:w="3402" w:type="dxa"/>
            <w:tcBorders>
              <w:top w:val="single" w:sz="4" w:space="0" w:color="auto"/>
              <w:left w:val="nil"/>
              <w:bottom w:val="single" w:sz="4" w:space="0" w:color="auto"/>
              <w:right w:val="single" w:sz="4" w:space="0" w:color="auto"/>
            </w:tcBorders>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D-COM</w:t>
            </w:r>
            <w:r>
              <w:rPr>
                <w:rFonts w:ascii="楷体_GB2312" w:eastAsia="楷体_GB2312" w:hAnsi="楷体_GB2312" w:cs="楷体_GB2312" w:hint="eastAsia"/>
                <w:color w:val="000000"/>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EC6A56" w:rsidRDefault="00EC6A56">
            <w:pPr>
              <w:spacing w:line="300" w:lineRule="exact"/>
              <w:rPr>
                <w:rFonts w:ascii="楷体_GB2312" w:eastAsia="楷体_GB2312" w:hAnsi="楷体_GB2312" w:cs="楷体_GB2312"/>
                <w:color w:val="000000"/>
                <w:szCs w:val="21"/>
              </w:rPr>
            </w:pPr>
          </w:p>
        </w:tc>
      </w:tr>
      <w:tr w:rsidR="00EC6A56">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C6A56" w:rsidRDefault="009350CB">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2</w:t>
            </w:r>
          </w:p>
        </w:tc>
        <w:tc>
          <w:tcPr>
            <w:tcW w:w="1700" w:type="dxa"/>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12:00-13:30</w:t>
            </w:r>
          </w:p>
        </w:tc>
        <w:tc>
          <w:tcPr>
            <w:tcW w:w="3402" w:type="dxa"/>
            <w:tcBorders>
              <w:top w:val="single" w:sz="4" w:space="0" w:color="auto"/>
              <w:left w:val="nil"/>
              <w:bottom w:val="single" w:sz="4" w:space="0" w:color="auto"/>
              <w:right w:val="single" w:sz="4" w:space="0" w:color="auto"/>
            </w:tcBorders>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EC6A56" w:rsidRDefault="00EC6A56">
            <w:pPr>
              <w:spacing w:line="300" w:lineRule="exact"/>
              <w:rPr>
                <w:rFonts w:ascii="楷体_GB2312" w:eastAsia="楷体_GB2312" w:hAnsi="楷体_GB2312" w:cs="楷体_GB2312"/>
                <w:color w:val="000000"/>
                <w:szCs w:val="21"/>
              </w:rPr>
            </w:pPr>
          </w:p>
        </w:tc>
      </w:tr>
      <w:tr w:rsidR="00EC6A56">
        <w:trPr>
          <w:trHeight w:val="70"/>
        </w:trPr>
        <w:tc>
          <w:tcPr>
            <w:tcW w:w="753" w:type="dxa"/>
            <w:tcBorders>
              <w:top w:val="single" w:sz="4" w:space="0" w:color="auto"/>
              <w:left w:val="single" w:sz="4" w:space="0" w:color="auto"/>
              <w:bottom w:val="single" w:sz="4" w:space="0" w:color="auto"/>
              <w:right w:val="single" w:sz="4" w:space="0" w:color="auto"/>
            </w:tcBorders>
            <w:vAlign w:val="center"/>
          </w:tcPr>
          <w:p w:rsidR="00EC6A56" w:rsidRDefault="009350CB">
            <w:pPr>
              <w:spacing w:line="300" w:lineRule="exact"/>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w:t>
            </w:r>
          </w:p>
        </w:tc>
        <w:tc>
          <w:tcPr>
            <w:tcW w:w="1700" w:type="dxa"/>
            <w:tcBorders>
              <w:top w:val="single" w:sz="4" w:space="0" w:color="auto"/>
              <w:left w:val="nil"/>
              <w:bottom w:val="single" w:sz="4" w:space="0" w:color="auto"/>
              <w:right w:val="single" w:sz="4" w:space="0" w:color="auto"/>
            </w:tcBorders>
            <w:vAlign w:val="center"/>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13:30</w:t>
            </w:r>
            <w:r>
              <w:rPr>
                <w:rFonts w:ascii="楷体_GB2312" w:eastAsia="楷体_GB2312" w:hAnsi="楷体_GB2312" w:cs="楷体_GB2312" w:hint="eastAsia"/>
                <w:color w:val="000000"/>
                <w:szCs w:val="21"/>
              </w:rPr>
              <w:t>后</w:t>
            </w:r>
          </w:p>
        </w:tc>
        <w:tc>
          <w:tcPr>
            <w:tcW w:w="3402" w:type="dxa"/>
            <w:tcBorders>
              <w:top w:val="single" w:sz="4" w:space="0" w:color="auto"/>
              <w:left w:val="nil"/>
              <w:bottom w:val="single" w:sz="4" w:space="0" w:color="auto"/>
              <w:right w:val="single" w:sz="4" w:space="0" w:color="auto"/>
            </w:tcBorders>
          </w:tcPr>
          <w:p w:rsidR="00EC6A56" w:rsidRDefault="009350CB">
            <w:pPr>
              <w:spacing w:line="300" w:lineRule="exact"/>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中国结算深圳分公司发送</w:t>
            </w:r>
            <w:r>
              <w:rPr>
                <w:rFonts w:ascii="楷体_GB2312" w:eastAsia="楷体_GB2312" w:hAnsi="楷体_GB2312" w:cs="楷体_GB2312" w:hint="eastAsia"/>
                <w:color w:val="000000"/>
                <w:szCs w:val="21"/>
              </w:rPr>
              <w:t>T</w:t>
            </w:r>
            <w:r>
              <w:rPr>
                <w:rFonts w:ascii="楷体_GB2312" w:eastAsia="楷体_GB2312" w:hAnsi="楷体_GB2312" w:cs="楷体_GB2312" w:hint="eastAsia"/>
                <w:color w:val="000000"/>
                <w:szCs w:val="21"/>
              </w:rPr>
              <w:t>日的港股通结算数据。</w:t>
            </w:r>
          </w:p>
        </w:tc>
        <w:tc>
          <w:tcPr>
            <w:tcW w:w="3020" w:type="dxa"/>
            <w:tcBorders>
              <w:top w:val="single" w:sz="4" w:space="0" w:color="auto"/>
              <w:left w:val="nil"/>
              <w:bottom w:val="single" w:sz="4" w:space="0" w:color="auto"/>
              <w:right w:val="single" w:sz="4" w:space="0" w:color="auto"/>
            </w:tcBorders>
            <w:vAlign w:val="center"/>
          </w:tcPr>
          <w:p w:rsidR="00EC6A56" w:rsidRDefault="00EC6A56">
            <w:pPr>
              <w:spacing w:line="300" w:lineRule="exact"/>
              <w:rPr>
                <w:rFonts w:ascii="楷体_GB2312" w:eastAsia="楷体_GB2312" w:hAnsi="楷体_GB2312" w:cs="楷体_GB2312"/>
                <w:color w:val="000000"/>
                <w:szCs w:val="21"/>
              </w:rPr>
            </w:pPr>
          </w:p>
        </w:tc>
      </w:tr>
    </w:tbl>
    <w:p w:rsidR="00EC6A56" w:rsidRDefault="00EC6A56">
      <w:pPr>
        <w:widowControl/>
        <w:spacing w:line="408" w:lineRule="auto"/>
        <w:jc w:val="left"/>
        <w:rPr>
          <w:rFonts w:ascii="楷体_GB2312" w:eastAsia="楷体_GB2312" w:hAnsi="楷体_GB2312" w:cs="楷体_GB2312"/>
          <w:kern w:val="0"/>
          <w:sz w:val="28"/>
          <w:szCs w:val="28"/>
        </w:rPr>
      </w:pPr>
    </w:p>
    <w:p w:rsidR="00EC6A56" w:rsidRDefault="009350CB">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测试数据</w:t>
      </w:r>
    </w:p>
    <w:p w:rsidR="00EC6A56" w:rsidRDefault="009350CB">
      <w:pPr>
        <w:pStyle w:val="af1"/>
        <w:numPr>
          <w:ilvl w:val="0"/>
          <w:numId w:val="6"/>
        </w:numPr>
        <w:spacing w:line="560" w:lineRule="exact"/>
        <w:ind w:firstLineChars="0" w:firstLine="560"/>
        <w:outlineLvl w:val="1"/>
        <w:rPr>
          <w:rFonts w:ascii="楷体_GB2312" w:eastAsia="楷体_GB2312" w:hAnsi="楷体_GB2312" w:cs="楷体_GB2312"/>
          <w:kern w:val="0"/>
          <w:sz w:val="28"/>
          <w:szCs w:val="28"/>
        </w:rPr>
      </w:pPr>
      <w:r>
        <w:rPr>
          <w:rFonts w:ascii="楷体_GB2312" w:eastAsia="楷体_GB2312" w:hAnsi="楷体_GB2312" w:cs="楷体_GB2312" w:hint="eastAsia"/>
          <w:sz w:val="28"/>
          <w:szCs w:val="28"/>
        </w:rPr>
        <w:t>测试数据以</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15</w:t>
      </w:r>
      <w:r>
        <w:rPr>
          <w:rFonts w:ascii="楷体_GB2312" w:eastAsia="楷体_GB2312" w:hAnsi="楷体_GB2312" w:cs="楷体_GB2312" w:hint="eastAsia"/>
          <w:sz w:val="28"/>
          <w:szCs w:val="28"/>
        </w:rPr>
        <w:t>日（星期五）深市所有证券收盘行情、收市后的股份数据作为交易、结算的起始数据</w:t>
      </w:r>
      <w:r>
        <w:rPr>
          <w:rFonts w:ascii="楷体_GB2312" w:eastAsia="楷体_GB2312" w:hAnsi="楷体_GB2312" w:cs="楷体_GB2312" w:hint="eastAsia"/>
          <w:kern w:val="0"/>
          <w:sz w:val="28"/>
          <w:szCs w:val="28"/>
        </w:rPr>
        <w:t>。</w:t>
      </w:r>
    </w:p>
    <w:p w:rsidR="00EC6A56" w:rsidRDefault="009350CB">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测试使用的交易网关、</w:t>
      </w:r>
      <w:r>
        <w:rPr>
          <w:rFonts w:ascii="楷体_GB2312" w:eastAsia="楷体_GB2312"/>
          <w:color w:val="000000"/>
          <w:sz w:val="28"/>
          <w:szCs w:val="28"/>
        </w:rPr>
        <w:t>交易单元</w:t>
      </w:r>
      <w:r>
        <w:rPr>
          <w:rFonts w:ascii="楷体_GB2312" w:eastAsia="楷体_GB2312" w:hint="eastAsia"/>
          <w:color w:val="000000"/>
          <w:sz w:val="28"/>
          <w:szCs w:val="28"/>
        </w:rPr>
        <w:t>、交易单元与交易网关绑定关系、衍生品结算账号、衍生品合约账户、做市商相关信息、</w:t>
      </w: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PD</w:t>
      </w:r>
      <w:r>
        <w:rPr>
          <w:rFonts w:ascii="楷体_GB2312" w:eastAsia="楷体_GB2312" w:hint="eastAsia"/>
          <w:color w:val="000000"/>
          <w:sz w:val="28"/>
          <w:szCs w:val="28"/>
        </w:rPr>
        <w:t>券商名单均与</w:t>
      </w:r>
      <w:r>
        <w:rPr>
          <w:rFonts w:ascii="楷体_GB2312" w:eastAsia="楷体_GB2312" w:hint="eastAsia"/>
          <w:color w:val="000000"/>
          <w:sz w:val="28"/>
          <w:szCs w:val="28"/>
        </w:rPr>
        <w:t>202</w:t>
      </w:r>
      <w:r>
        <w:rPr>
          <w:rFonts w:ascii="楷体_GB2312" w:eastAsia="楷体_GB2312"/>
          <w:color w:val="000000"/>
          <w:sz w:val="28"/>
          <w:szCs w:val="28"/>
        </w:rPr>
        <w:t>2</w:t>
      </w:r>
      <w:r>
        <w:rPr>
          <w:rFonts w:ascii="楷体_GB2312" w:eastAsia="楷体_GB2312" w:hint="eastAsia"/>
          <w:color w:val="000000"/>
          <w:sz w:val="28"/>
          <w:szCs w:val="28"/>
        </w:rPr>
        <w:t>年</w:t>
      </w:r>
      <w:r>
        <w:rPr>
          <w:rFonts w:ascii="楷体_GB2312" w:eastAsia="楷体_GB2312" w:hint="eastAsia"/>
          <w:color w:val="000000"/>
          <w:sz w:val="28"/>
          <w:szCs w:val="28"/>
        </w:rPr>
        <w:t>7</w:t>
      </w:r>
      <w:r>
        <w:rPr>
          <w:rFonts w:ascii="楷体_GB2312" w:eastAsia="楷体_GB2312"/>
          <w:color w:val="000000"/>
          <w:sz w:val="28"/>
          <w:szCs w:val="28"/>
        </w:rPr>
        <w:t>月</w:t>
      </w:r>
      <w:r>
        <w:rPr>
          <w:rFonts w:ascii="楷体_GB2312" w:eastAsia="楷体_GB2312" w:hint="eastAsia"/>
          <w:color w:val="000000"/>
          <w:sz w:val="28"/>
          <w:szCs w:val="28"/>
        </w:rPr>
        <w:t>18</w:t>
      </w:r>
      <w:r>
        <w:rPr>
          <w:rFonts w:ascii="楷体_GB2312" w:eastAsia="楷体_GB2312"/>
          <w:color w:val="000000"/>
          <w:sz w:val="28"/>
          <w:szCs w:val="28"/>
        </w:rPr>
        <w:t>日</w:t>
      </w:r>
      <w:r>
        <w:rPr>
          <w:rFonts w:ascii="楷体_GB2312" w:eastAsia="楷体_GB2312" w:hint="eastAsia"/>
          <w:color w:val="000000"/>
          <w:sz w:val="28"/>
          <w:szCs w:val="28"/>
        </w:rPr>
        <w:t>（星期一）生产系统保持一致。</w:t>
      </w:r>
    </w:p>
    <w:p w:rsidR="00EC6A56" w:rsidRDefault="009350CB">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ETF</w:t>
      </w:r>
      <w:r>
        <w:rPr>
          <w:rFonts w:ascii="楷体_GB2312" w:eastAsia="楷体_GB2312" w:hint="eastAsia"/>
          <w:color w:val="000000"/>
          <w:sz w:val="28"/>
          <w:szCs w:val="28"/>
        </w:rPr>
        <w:t>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EC6A56" w:rsidRDefault="009350CB">
      <w:pPr>
        <w:pStyle w:val="af1"/>
        <w:numPr>
          <w:ilvl w:val="255"/>
          <w:numId w:val="0"/>
        </w:numPr>
        <w:spacing w:line="560" w:lineRule="exact"/>
        <w:ind w:firstLineChars="200" w:firstLine="560"/>
        <w:rPr>
          <w:rFonts w:ascii="楷体_GB2312" w:eastAsia="楷体_GB2312"/>
          <w:color w:val="000000"/>
          <w:sz w:val="28"/>
          <w:szCs w:val="28"/>
        </w:rPr>
      </w:pPr>
      <w:r>
        <w:rPr>
          <w:rFonts w:ascii="楷体_GB2312" w:eastAsia="楷体_GB2312" w:hint="eastAsia"/>
          <w:color w:val="000000"/>
          <w:sz w:val="28"/>
          <w:szCs w:val="28"/>
        </w:rPr>
        <w:t>所有</w:t>
      </w:r>
      <w:r>
        <w:rPr>
          <w:rFonts w:ascii="楷体_GB2312" w:eastAsia="楷体_GB2312" w:hint="eastAsia"/>
          <w:color w:val="000000"/>
          <w:sz w:val="28"/>
          <w:szCs w:val="28"/>
        </w:rPr>
        <w:t>ETF</w:t>
      </w:r>
      <w:r>
        <w:rPr>
          <w:rFonts w:ascii="楷体_GB2312" w:eastAsia="楷体_GB2312" w:hint="eastAsia"/>
          <w:color w:val="000000"/>
          <w:sz w:val="28"/>
          <w:szCs w:val="28"/>
        </w:rPr>
        <w:t>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文件与</w:t>
      </w:r>
      <w:r>
        <w:rPr>
          <w:rFonts w:ascii="楷体_GB2312" w:eastAsia="楷体_GB2312" w:hint="eastAsia"/>
          <w:color w:val="000000"/>
          <w:sz w:val="28"/>
          <w:szCs w:val="28"/>
        </w:rPr>
        <w:t>2022</w:t>
      </w:r>
      <w:r>
        <w:rPr>
          <w:rFonts w:ascii="楷体_GB2312" w:eastAsia="楷体_GB2312" w:hint="eastAsia"/>
          <w:color w:val="000000"/>
          <w:sz w:val="28"/>
          <w:szCs w:val="28"/>
        </w:rPr>
        <w:t>年</w:t>
      </w:r>
      <w:r>
        <w:rPr>
          <w:rFonts w:ascii="楷体_GB2312" w:eastAsia="楷体_GB2312" w:hint="eastAsia"/>
          <w:color w:val="000000"/>
          <w:sz w:val="28"/>
          <w:szCs w:val="28"/>
        </w:rPr>
        <w:t>7</w:t>
      </w:r>
      <w:r>
        <w:rPr>
          <w:rFonts w:ascii="楷体_GB2312" w:eastAsia="楷体_GB2312" w:hint="eastAsia"/>
          <w:color w:val="000000"/>
          <w:sz w:val="28"/>
          <w:szCs w:val="28"/>
        </w:rPr>
        <w:t>月</w:t>
      </w:r>
      <w:r>
        <w:rPr>
          <w:rFonts w:ascii="楷体_GB2312" w:eastAsia="楷体_GB2312" w:hint="eastAsia"/>
          <w:color w:val="000000"/>
          <w:sz w:val="28"/>
          <w:szCs w:val="28"/>
        </w:rPr>
        <w:t>15</w:t>
      </w:r>
      <w:r>
        <w:rPr>
          <w:rFonts w:ascii="楷体_GB2312" w:eastAsia="楷体_GB2312" w:hint="eastAsia"/>
          <w:color w:val="000000"/>
          <w:sz w:val="28"/>
          <w:szCs w:val="28"/>
        </w:rPr>
        <w:t>日（星期五）交易生产系统保持一致，所有基金管理人均无需上传全网测试使用的</w:t>
      </w:r>
      <w:r>
        <w:rPr>
          <w:rFonts w:ascii="楷体_GB2312" w:eastAsia="楷体_GB2312" w:hint="eastAsia"/>
          <w:color w:val="000000"/>
          <w:sz w:val="28"/>
          <w:szCs w:val="28"/>
        </w:rPr>
        <w:t>PCF/IOPV</w:t>
      </w:r>
      <w:r>
        <w:rPr>
          <w:rFonts w:ascii="楷体_GB2312" w:eastAsia="楷体_GB2312" w:hint="eastAsia"/>
          <w:color w:val="000000"/>
          <w:sz w:val="28"/>
          <w:szCs w:val="28"/>
        </w:rPr>
        <w:t>文件。</w:t>
      </w:r>
    </w:p>
    <w:p w:rsidR="00EC6A56" w:rsidRDefault="009350CB">
      <w:pPr>
        <w:pStyle w:val="af1"/>
        <w:numPr>
          <w:ilvl w:val="0"/>
          <w:numId w:val="6"/>
        </w:numPr>
        <w:spacing w:line="560" w:lineRule="exact"/>
        <w:ind w:firstLineChars="0" w:firstLine="560"/>
        <w:outlineLvl w:val="1"/>
        <w:rPr>
          <w:color w:val="000000"/>
          <w:sz w:val="28"/>
          <w:szCs w:val="28"/>
        </w:rPr>
      </w:pPr>
      <w:r>
        <w:rPr>
          <w:rFonts w:ascii="楷体_GB2312" w:eastAsia="楷体_GB2312" w:hint="eastAsia"/>
          <w:color w:val="000000"/>
          <w:sz w:val="28"/>
          <w:szCs w:val="28"/>
        </w:rPr>
        <w:t>新增测试专用证券账户</w:t>
      </w:r>
    </w:p>
    <w:p w:rsidR="00EC6A56" w:rsidRDefault="009350CB">
      <w:pPr>
        <w:pStyle w:val="af1"/>
        <w:ind w:firstLine="560"/>
        <w:rPr>
          <w:rFonts w:ascii="楷体_GB2312" w:eastAsia="楷体_GB2312" w:hAnsi="楷体_GB2312" w:cs="楷体_GB2312"/>
        </w:rPr>
      </w:pPr>
      <w:r>
        <w:rPr>
          <w:rFonts w:ascii="楷体_GB2312" w:eastAsia="楷体_GB2312" w:hAnsi="楷体_GB2312" w:cs="楷体_GB2312" w:hint="eastAsia"/>
          <w:color w:val="000000"/>
          <w:sz w:val="28"/>
        </w:rPr>
        <w:t>新增测试专用证券账户（以下简称测试账户）：</w:t>
      </w:r>
      <w:r>
        <w:rPr>
          <w:rFonts w:ascii="楷体_GB2312" w:eastAsia="楷体_GB2312" w:hAnsi="楷体_GB2312" w:cs="楷体_GB2312" w:hint="eastAsia"/>
          <w:color w:val="000000"/>
          <w:sz w:val="28"/>
        </w:rPr>
        <w:t>0809900000</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0809900001</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股法人），</w:t>
      </w:r>
      <w:r>
        <w:rPr>
          <w:rFonts w:ascii="楷体_GB2312" w:eastAsia="楷体_GB2312" w:hAnsi="楷体_GB2312" w:cs="楷体_GB2312" w:hint="eastAsia"/>
          <w:color w:val="000000"/>
          <w:sz w:val="28"/>
        </w:rPr>
        <w:t>0199900000-0199900001</w:t>
      </w:r>
      <w:r>
        <w:rPr>
          <w:rFonts w:ascii="楷体_GB2312" w:eastAsia="楷体_GB2312" w:hAnsi="楷体_GB2312" w:cs="楷体_GB2312" w:hint="eastAsia"/>
          <w:color w:val="000000"/>
          <w:sz w:val="28"/>
        </w:rPr>
        <w:t>（</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股个人）</w:t>
      </w:r>
      <w:r>
        <w:rPr>
          <w:rFonts w:ascii="楷体_GB2312" w:eastAsia="楷体_GB2312" w:hAnsi="楷体_GB2312" w:cs="楷体_GB2312" w:hint="eastAsia"/>
          <w:color w:val="000000"/>
          <w:sz w:val="28"/>
        </w:rPr>
        <w:t>。</w:t>
      </w:r>
    </w:p>
    <w:p w:rsidR="00EC6A56" w:rsidRDefault="009350CB">
      <w:pPr>
        <w:pStyle w:val="af1"/>
        <w:numPr>
          <w:ilvl w:val="0"/>
          <w:numId w:val="6"/>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可转债上市交易业务参数</w:t>
      </w:r>
    </w:p>
    <w:tbl>
      <w:tblPr>
        <w:tblStyle w:val="ab"/>
        <w:tblW w:w="8522" w:type="dxa"/>
        <w:jc w:val="center"/>
        <w:tblLayout w:type="fixed"/>
        <w:tblLook w:val="04A0" w:firstRow="1" w:lastRow="0" w:firstColumn="1" w:lastColumn="0" w:noHBand="0" w:noVBand="1"/>
      </w:tblPr>
      <w:tblGrid>
        <w:gridCol w:w="1101"/>
        <w:gridCol w:w="1087"/>
        <w:gridCol w:w="982"/>
        <w:gridCol w:w="1597"/>
        <w:gridCol w:w="1384"/>
        <w:gridCol w:w="1187"/>
        <w:gridCol w:w="1184"/>
      </w:tblGrid>
      <w:tr w:rsidR="00EC6A56">
        <w:trPr>
          <w:jc w:val="center"/>
        </w:trPr>
        <w:tc>
          <w:tcPr>
            <w:tcW w:w="1101"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087"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证券简称</w:t>
            </w:r>
          </w:p>
        </w:tc>
        <w:tc>
          <w:tcPr>
            <w:tcW w:w="982"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基础证券代码</w:t>
            </w:r>
          </w:p>
        </w:tc>
        <w:tc>
          <w:tcPr>
            <w:tcW w:w="1597"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开盘参考价（元）</w:t>
            </w:r>
          </w:p>
        </w:tc>
        <w:tc>
          <w:tcPr>
            <w:tcW w:w="1384"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当前票面利率（</w:t>
            </w:r>
            <w:r>
              <w:rPr>
                <w:rFonts w:ascii="楷体" w:eastAsia="楷体" w:hAnsi="楷体" w:hint="eastAsia"/>
                <w:b/>
                <w:bCs/>
                <w:color w:val="000000"/>
                <w:kern w:val="0"/>
                <w:szCs w:val="21"/>
              </w:rPr>
              <w:t>%</w:t>
            </w:r>
            <w:r>
              <w:rPr>
                <w:rFonts w:ascii="楷体" w:eastAsia="楷体" w:hAnsi="楷体" w:hint="eastAsia"/>
                <w:b/>
                <w:bCs/>
                <w:color w:val="000000"/>
                <w:kern w:val="0"/>
                <w:szCs w:val="21"/>
              </w:rPr>
              <w:t>）</w:t>
            </w:r>
          </w:p>
        </w:tc>
        <w:tc>
          <w:tcPr>
            <w:tcW w:w="1187"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上市日期</w:t>
            </w:r>
          </w:p>
        </w:tc>
        <w:tc>
          <w:tcPr>
            <w:tcW w:w="1184"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到期日</w:t>
            </w:r>
          </w:p>
        </w:tc>
      </w:tr>
      <w:tr w:rsidR="00EC6A56">
        <w:trPr>
          <w:jc w:val="center"/>
        </w:trPr>
        <w:tc>
          <w:tcPr>
            <w:tcW w:w="110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123999</w:t>
            </w:r>
          </w:p>
        </w:tc>
        <w:tc>
          <w:tcPr>
            <w:tcW w:w="108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转债测</w:t>
            </w:r>
            <w:r>
              <w:rPr>
                <w:rFonts w:ascii="楷体" w:eastAsia="楷体" w:hAnsi="楷体" w:hint="eastAsia"/>
                <w:color w:val="000000"/>
                <w:kern w:val="0"/>
                <w:szCs w:val="21"/>
              </w:rPr>
              <w:t>1</w:t>
            </w:r>
          </w:p>
        </w:tc>
        <w:tc>
          <w:tcPr>
            <w:tcW w:w="982"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300999</w:t>
            </w:r>
          </w:p>
        </w:tc>
        <w:tc>
          <w:tcPr>
            <w:tcW w:w="159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100</w:t>
            </w:r>
          </w:p>
        </w:tc>
        <w:tc>
          <w:tcPr>
            <w:tcW w:w="13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1.00</w:t>
            </w:r>
          </w:p>
        </w:tc>
        <w:tc>
          <w:tcPr>
            <w:tcW w:w="118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2022.7.16</w:t>
            </w:r>
          </w:p>
        </w:tc>
        <w:tc>
          <w:tcPr>
            <w:tcW w:w="11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2023.7.16</w:t>
            </w:r>
          </w:p>
        </w:tc>
      </w:tr>
      <w:tr w:rsidR="00EC6A56">
        <w:trPr>
          <w:jc w:val="center"/>
        </w:trPr>
        <w:tc>
          <w:tcPr>
            <w:tcW w:w="110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127999</w:t>
            </w:r>
          </w:p>
        </w:tc>
        <w:tc>
          <w:tcPr>
            <w:tcW w:w="108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转债测</w:t>
            </w:r>
            <w:r>
              <w:rPr>
                <w:rFonts w:ascii="楷体" w:eastAsia="楷体" w:hAnsi="楷体" w:hint="eastAsia"/>
                <w:color w:val="000000"/>
                <w:kern w:val="0"/>
                <w:szCs w:val="21"/>
              </w:rPr>
              <w:t>2</w:t>
            </w:r>
          </w:p>
        </w:tc>
        <w:tc>
          <w:tcPr>
            <w:tcW w:w="982"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000999</w:t>
            </w:r>
          </w:p>
        </w:tc>
        <w:tc>
          <w:tcPr>
            <w:tcW w:w="159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100</w:t>
            </w:r>
          </w:p>
        </w:tc>
        <w:tc>
          <w:tcPr>
            <w:tcW w:w="13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1.00</w:t>
            </w:r>
          </w:p>
        </w:tc>
        <w:tc>
          <w:tcPr>
            <w:tcW w:w="118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2022.7.16</w:t>
            </w:r>
          </w:p>
        </w:tc>
        <w:tc>
          <w:tcPr>
            <w:tcW w:w="11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2022.7.17</w:t>
            </w:r>
          </w:p>
        </w:tc>
      </w:tr>
      <w:tr w:rsidR="00EC6A56">
        <w:trPr>
          <w:jc w:val="center"/>
        </w:trPr>
        <w:tc>
          <w:tcPr>
            <w:tcW w:w="110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128999</w:t>
            </w:r>
          </w:p>
        </w:tc>
        <w:tc>
          <w:tcPr>
            <w:tcW w:w="108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转债测</w:t>
            </w:r>
            <w:r>
              <w:rPr>
                <w:rFonts w:ascii="楷体" w:eastAsia="楷体" w:hAnsi="楷体" w:hint="eastAsia"/>
                <w:color w:val="000000"/>
                <w:kern w:val="0"/>
                <w:szCs w:val="21"/>
              </w:rPr>
              <w:t>3</w:t>
            </w:r>
          </w:p>
        </w:tc>
        <w:tc>
          <w:tcPr>
            <w:tcW w:w="982"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002999</w:t>
            </w:r>
          </w:p>
        </w:tc>
        <w:tc>
          <w:tcPr>
            <w:tcW w:w="159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100</w:t>
            </w:r>
          </w:p>
        </w:tc>
        <w:tc>
          <w:tcPr>
            <w:tcW w:w="13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1.00</w:t>
            </w:r>
          </w:p>
        </w:tc>
        <w:tc>
          <w:tcPr>
            <w:tcW w:w="1187"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2022.7.16</w:t>
            </w:r>
          </w:p>
        </w:tc>
        <w:tc>
          <w:tcPr>
            <w:tcW w:w="11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2023.7.16</w:t>
            </w:r>
          </w:p>
        </w:tc>
      </w:tr>
    </w:tbl>
    <w:p w:rsidR="00EC6A56" w:rsidRDefault="009350CB">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中国结算深圳分公司为测试账户在每个有效的</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股托管单元新增登记上述证券的无限售流通份额</w:t>
      </w:r>
      <w:r>
        <w:rPr>
          <w:rFonts w:ascii="楷体_GB2312" w:eastAsia="楷体_GB2312" w:hAnsi="楷体_GB2312" w:cs="楷体_GB2312" w:hint="eastAsia"/>
          <w:color w:val="000000"/>
          <w:sz w:val="28"/>
        </w:rPr>
        <w:t>10,000</w:t>
      </w:r>
      <w:r>
        <w:rPr>
          <w:rFonts w:ascii="楷体_GB2312" w:eastAsia="楷体_GB2312" w:hAnsi="楷体_GB2312" w:cs="楷体_GB2312" w:hint="eastAsia"/>
          <w:color w:val="000000"/>
          <w:sz w:val="28"/>
        </w:rPr>
        <w:t>张。</w:t>
      </w:r>
    </w:p>
    <w:p w:rsidR="00EC6A56" w:rsidRDefault="009350CB">
      <w:pPr>
        <w:pStyle w:val="af1"/>
        <w:numPr>
          <w:ilvl w:val="0"/>
          <w:numId w:val="6"/>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股票上市交易业务参数</w:t>
      </w:r>
    </w:p>
    <w:tbl>
      <w:tblPr>
        <w:tblStyle w:val="ab"/>
        <w:tblW w:w="9551" w:type="dxa"/>
        <w:jc w:val="center"/>
        <w:tblLayout w:type="fixed"/>
        <w:tblLook w:val="04A0" w:firstRow="1" w:lastRow="0" w:firstColumn="1" w:lastColumn="0" w:noHBand="0" w:noVBand="1"/>
      </w:tblPr>
      <w:tblGrid>
        <w:gridCol w:w="1101"/>
        <w:gridCol w:w="1341"/>
        <w:gridCol w:w="2505"/>
        <w:gridCol w:w="1559"/>
        <w:gridCol w:w="1661"/>
        <w:gridCol w:w="1384"/>
      </w:tblGrid>
      <w:tr w:rsidR="00EC6A56">
        <w:trPr>
          <w:jc w:val="center"/>
        </w:trPr>
        <w:tc>
          <w:tcPr>
            <w:tcW w:w="1101"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341"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上市首日</w:t>
            </w:r>
          </w:p>
        </w:tc>
        <w:tc>
          <w:tcPr>
            <w:tcW w:w="2505" w:type="dxa"/>
            <w:shd w:val="clear" w:color="auto" w:fill="BFBFBF" w:themeFill="background1" w:themeFillShade="BF"/>
            <w:vAlign w:val="center"/>
          </w:tcPr>
          <w:p w:rsidR="00EC6A56" w:rsidRDefault="009350CB">
            <w:pPr>
              <w:rPr>
                <w:rFonts w:ascii="楷体" w:eastAsia="楷体" w:hAnsi="楷体"/>
                <w:b/>
                <w:bCs/>
                <w:color w:val="000000"/>
                <w:kern w:val="0"/>
                <w:szCs w:val="21"/>
              </w:rPr>
            </w:pPr>
            <w:r>
              <w:rPr>
                <w:rFonts w:ascii="楷体" w:eastAsia="楷体" w:hAnsi="楷体" w:hint="eastAsia"/>
                <w:b/>
                <w:bCs/>
                <w:color w:val="000000"/>
                <w:kern w:val="0"/>
                <w:szCs w:val="21"/>
              </w:rPr>
              <w:t>首日开盘参考价（元）</w:t>
            </w:r>
          </w:p>
        </w:tc>
        <w:tc>
          <w:tcPr>
            <w:tcW w:w="1559"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首日证券简称</w:t>
            </w:r>
          </w:p>
        </w:tc>
        <w:tc>
          <w:tcPr>
            <w:tcW w:w="1661"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次日证券简称</w:t>
            </w:r>
          </w:p>
        </w:tc>
        <w:tc>
          <w:tcPr>
            <w:tcW w:w="1384" w:type="dxa"/>
            <w:shd w:val="clear" w:color="auto" w:fill="BFBFBF" w:themeFill="background1" w:themeFillShade="BF"/>
            <w:vAlign w:val="center"/>
          </w:tcPr>
          <w:p w:rsidR="00EC6A56" w:rsidRDefault="009350CB">
            <w:pPr>
              <w:jc w:val="center"/>
              <w:rPr>
                <w:rFonts w:ascii="楷体" w:eastAsia="楷体" w:hAnsi="楷体"/>
                <w:b/>
                <w:bCs/>
                <w:color w:val="000000"/>
                <w:kern w:val="0"/>
                <w:szCs w:val="21"/>
              </w:rPr>
            </w:pPr>
            <w:r>
              <w:rPr>
                <w:rFonts w:ascii="楷体" w:eastAsia="楷体" w:hAnsi="楷体" w:hint="eastAsia"/>
                <w:b/>
                <w:bCs/>
                <w:color w:val="000000"/>
                <w:kern w:val="0"/>
                <w:szCs w:val="21"/>
              </w:rPr>
              <w:t>是否注册制</w:t>
            </w:r>
          </w:p>
        </w:tc>
      </w:tr>
      <w:tr w:rsidR="00EC6A56">
        <w:trPr>
          <w:jc w:val="center"/>
        </w:trPr>
        <w:tc>
          <w:tcPr>
            <w:tcW w:w="110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001599</w:t>
            </w:r>
          </w:p>
        </w:tc>
        <w:tc>
          <w:tcPr>
            <w:tcW w:w="134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2022.7.16</w:t>
            </w:r>
          </w:p>
        </w:tc>
        <w:tc>
          <w:tcPr>
            <w:tcW w:w="2505"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30.00</w:t>
            </w:r>
          </w:p>
        </w:tc>
        <w:tc>
          <w:tcPr>
            <w:tcW w:w="1559"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N</w:t>
            </w:r>
            <w:r>
              <w:rPr>
                <w:rFonts w:ascii="楷体" w:eastAsia="楷体" w:hAnsi="楷体" w:hint="eastAsia"/>
                <w:color w:val="000000"/>
                <w:kern w:val="0"/>
                <w:szCs w:val="21"/>
              </w:rPr>
              <w:t>主测</w:t>
            </w:r>
            <w:r>
              <w:rPr>
                <w:rFonts w:ascii="楷体" w:eastAsia="楷体" w:hAnsi="楷体" w:hint="eastAsia"/>
                <w:color w:val="000000"/>
                <w:kern w:val="0"/>
                <w:szCs w:val="21"/>
              </w:rPr>
              <w:t>1</w:t>
            </w:r>
          </w:p>
        </w:tc>
        <w:tc>
          <w:tcPr>
            <w:tcW w:w="166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主测</w:t>
            </w:r>
            <w:r>
              <w:rPr>
                <w:rFonts w:ascii="楷体" w:eastAsia="楷体" w:hAnsi="楷体" w:hint="eastAsia"/>
                <w:color w:val="000000"/>
                <w:kern w:val="0"/>
                <w:szCs w:val="21"/>
              </w:rPr>
              <w:t>1</w:t>
            </w:r>
          </w:p>
        </w:tc>
        <w:tc>
          <w:tcPr>
            <w:tcW w:w="13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N</w:t>
            </w:r>
          </w:p>
        </w:tc>
      </w:tr>
      <w:tr w:rsidR="00EC6A56">
        <w:trPr>
          <w:jc w:val="center"/>
        </w:trPr>
        <w:tc>
          <w:tcPr>
            <w:tcW w:w="110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302599</w:t>
            </w:r>
          </w:p>
        </w:tc>
        <w:tc>
          <w:tcPr>
            <w:tcW w:w="134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2022.7.16</w:t>
            </w:r>
          </w:p>
        </w:tc>
        <w:tc>
          <w:tcPr>
            <w:tcW w:w="2505"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60.00</w:t>
            </w:r>
          </w:p>
        </w:tc>
        <w:tc>
          <w:tcPr>
            <w:tcW w:w="1559"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N</w:t>
            </w:r>
            <w:r>
              <w:rPr>
                <w:rFonts w:ascii="楷体" w:eastAsia="楷体" w:hAnsi="楷体" w:hint="eastAsia"/>
                <w:color w:val="000000"/>
                <w:kern w:val="0"/>
                <w:szCs w:val="21"/>
              </w:rPr>
              <w:t>创测</w:t>
            </w:r>
            <w:r>
              <w:rPr>
                <w:rFonts w:ascii="楷体" w:eastAsia="楷体" w:hAnsi="楷体" w:hint="eastAsia"/>
                <w:color w:val="000000"/>
                <w:kern w:val="0"/>
                <w:szCs w:val="21"/>
              </w:rPr>
              <w:t>01</w:t>
            </w:r>
          </w:p>
        </w:tc>
        <w:tc>
          <w:tcPr>
            <w:tcW w:w="1661"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C</w:t>
            </w:r>
            <w:r>
              <w:rPr>
                <w:rFonts w:ascii="楷体" w:eastAsia="楷体" w:hAnsi="楷体" w:hint="eastAsia"/>
                <w:color w:val="000000"/>
                <w:kern w:val="0"/>
                <w:szCs w:val="21"/>
              </w:rPr>
              <w:t>创测</w:t>
            </w:r>
            <w:r>
              <w:rPr>
                <w:rFonts w:ascii="楷体" w:eastAsia="楷体" w:hAnsi="楷体" w:hint="eastAsia"/>
                <w:color w:val="000000"/>
                <w:kern w:val="0"/>
                <w:szCs w:val="21"/>
              </w:rPr>
              <w:t>01</w:t>
            </w:r>
          </w:p>
        </w:tc>
        <w:tc>
          <w:tcPr>
            <w:tcW w:w="1384" w:type="dxa"/>
            <w:vAlign w:val="center"/>
          </w:tcPr>
          <w:p w:rsidR="00EC6A56" w:rsidRDefault="009350CB">
            <w:pPr>
              <w:jc w:val="center"/>
              <w:rPr>
                <w:rFonts w:ascii="楷体" w:eastAsia="楷体" w:hAnsi="楷体"/>
                <w:color w:val="000000"/>
                <w:kern w:val="0"/>
                <w:szCs w:val="21"/>
              </w:rPr>
            </w:pPr>
            <w:r>
              <w:rPr>
                <w:rFonts w:ascii="楷体" w:eastAsia="楷体" w:hAnsi="楷体" w:hint="eastAsia"/>
                <w:color w:val="000000"/>
                <w:kern w:val="0"/>
                <w:szCs w:val="21"/>
              </w:rPr>
              <w:t>Y</w:t>
            </w:r>
          </w:p>
        </w:tc>
      </w:tr>
    </w:tbl>
    <w:p w:rsidR="00EC6A56" w:rsidRDefault="009350CB">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中国结算深圳分公司为测试账户在每个有效的</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股托管单元新增登记上述证券的无限售流通份额</w:t>
      </w:r>
      <w:r>
        <w:rPr>
          <w:rFonts w:ascii="楷体_GB2312" w:eastAsia="楷体_GB2312" w:hAnsi="楷体_GB2312" w:cs="楷体_GB2312" w:hint="eastAsia"/>
          <w:color w:val="000000"/>
          <w:sz w:val="28"/>
        </w:rPr>
        <w:t>1,000,000</w:t>
      </w:r>
      <w:r>
        <w:rPr>
          <w:rFonts w:ascii="楷体_GB2312" w:eastAsia="楷体_GB2312" w:hAnsi="楷体_GB2312" w:cs="楷体_GB2312" w:hint="eastAsia"/>
          <w:color w:val="000000"/>
          <w:sz w:val="28"/>
        </w:rPr>
        <w:t>股。</w:t>
      </w:r>
    </w:p>
    <w:p w:rsidR="00EC6A56" w:rsidRDefault="009350CB">
      <w:pPr>
        <w:pStyle w:val="af1"/>
        <w:numPr>
          <w:ilvl w:val="0"/>
          <w:numId w:val="6"/>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定向可转债挂牌转让业务参数</w:t>
      </w:r>
    </w:p>
    <w:tbl>
      <w:tblPr>
        <w:tblStyle w:val="ab"/>
        <w:tblW w:w="8602" w:type="dxa"/>
        <w:jc w:val="center"/>
        <w:tblLayout w:type="fixed"/>
        <w:tblLook w:val="04A0" w:firstRow="1" w:lastRow="0" w:firstColumn="1" w:lastColumn="0" w:noHBand="0" w:noVBand="1"/>
      </w:tblPr>
      <w:tblGrid>
        <w:gridCol w:w="1087"/>
        <w:gridCol w:w="1107"/>
        <w:gridCol w:w="975"/>
        <w:gridCol w:w="1530"/>
        <w:gridCol w:w="2367"/>
        <w:gridCol w:w="1536"/>
      </w:tblGrid>
      <w:tr w:rsidR="00EC6A56">
        <w:trPr>
          <w:jc w:val="center"/>
        </w:trPr>
        <w:tc>
          <w:tcPr>
            <w:tcW w:w="1087" w:type="dxa"/>
            <w:shd w:val="clear" w:color="auto" w:fill="BFBFBF" w:themeFill="background1" w:themeFillShade="BF"/>
            <w:vAlign w:val="center"/>
          </w:tcPr>
          <w:p w:rsidR="00EC6A56" w:rsidRDefault="009350CB">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证券代码</w:t>
            </w:r>
          </w:p>
        </w:tc>
        <w:tc>
          <w:tcPr>
            <w:tcW w:w="1107" w:type="dxa"/>
            <w:shd w:val="clear" w:color="auto" w:fill="BFBFBF" w:themeFill="background1" w:themeFillShade="BF"/>
            <w:vAlign w:val="center"/>
          </w:tcPr>
          <w:p w:rsidR="00EC6A56" w:rsidRDefault="009350CB">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证券简称</w:t>
            </w:r>
          </w:p>
        </w:tc>
        <w:tc>
          <w:tcPr>
            <w:tcW w:w="975" w:type="dxa"/>
            <w:shd w:val="clear" w:color="auto" w:fill="BFBFBF" w:themeFill="background1" w:themeFillShade="BF"/>
            <w:vAlign w:val="center"/>
          </w:tcPr>
          <w:p w:rsidR="00EC6A56" w:rsidRDefault="009350CB">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基础证券代码</w:t>
            </w:r>
          </w:p>
        </w:tc>
        <w:tc>
          <w:tcPr>
            <w:tcW w:w="1530" w:type="dxa"/>
            <w:shd w:val="clear" w:color="auto" w:fill="BFBFBF" w:themeFill="background1" w:themeFillShade="BF"/>
            <w:vAlign w:val="center"/>
          </w:tcPr>
          <w:p w:rsidR="00EC6A56" w:rsidRDefault="009350CB">
            <w:pPr>
              <w:jc w:val="center"/>
              <w:rPr>
                <w:b/>
                <w:bCs/>
              </w:rPr>
            </w:pPr>
            <w:r>
              <w:rPr>
                <w:rFonts w:ascii="楷体" w:eastAsia="楷体" w:hAnsi="楷体" w:hint="eastAsia"/>
                <w:b/>
                <w:bCs/>
                <w:color w:val="000000"/>
                <w:kern w:val="0"/>
                <w:szCs w:val="21"/>
              </w:rPr>
              <w:t>开盘参考价（元）</w:t>
            </w:r>
          </w:p>
        </w:tc>
        <w:tc>
          <w:tcPr>
            <w:tcW w:w="2367" w:type="dxa"/>
            <w:shd w:val="clear" w:color="auto" w:fill="BFBFBF" w:themeFill="background1" w:themeFillShade="BF"/>
            <w:vAlign w:val="center"/>
          </w:tcPr>
          <w:p w:rsidR="00EC6A56" w:rsidRDefault="009350CB">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用途类型</w:t>
            </w:r>
          </w:p>
        </w:tc>
        <w:tc>
          <w:tcPr>
            <w:tcW w:w="1536" w:type="dxa"/>
            <w:shd w:val="clear" w:color="auto" w:fill="BFBFBF" w:themeFill="background1" w:themeFillShade="BF"/>
            <w:vAlign w:val="center"/>
          </w:tcPr>
          <w:p w:rsidR="00EC6A56" w:rsidRDefault="009350CB">
            <w:pPr>
              <w:widowControl/>
              <w:jc w:val="center"/>
              <w:rPr>
                <w:rFonts w:ascii="楷体" w:eastAsia="楷体" w:hAnsi="楷体"/>
                <w:b/>
                <w:bCs/>
                <w:color w:val="000000"/>
                <w:kern w:val="0"/>
                <w:szCs w:val="21"/>
              </w:rPr>
            </w:pPr>
            <w:r>
              <w:rPr>
                <w:rFonts w:ascii="楷体" w:eastAsia="楷体" w:hAnsi="楷体" w:hint="eastAsia"/>
                <w:b/>
                <w:bCs/>
                <w:color w:val="000000"/>
                <w:kern w:val="0"/>
                <w:szCs w:val="21"/>
              </w:rPr>
              <w:t>挂牌转让首日</w:t>
            </w:r>
          </w:p>
        </w:tc>
      </w:tr>
      <w:tr w:rsidR="00EC6A56">
        <w:trPr>
          <w:trHeight w:val="90"/>
          <w:jc w:val="center"/>
        </w:trPr>
        <w:tc>
          <w:tcPr>
            <w:tcW w:w="108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124999</w:t>
            </w:r>
          </w:p>
        </w:tc>
        <w:tc>
          <w:tcPr>
            <w:tcW w:w="110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定转测</w:t>
            </w:r>
            <w:r>
              <w:rPr>
                <w:rFonts w:ascii="楷体_GB2312" w:eastAsia="楷体_GB2312" w:hAnsi="楷体_GB2312" w:cs="楷体_GB2312" w:hint="eastAsia"/>
                <w:color w:val="000000"/>
                <w:szCs w:val="21"/>
              </w:rPr>
              <w:t>01</w:t>
            </w:r>
          </w:p>
        </w:tc>
        <w:tc>
          <w:tcPr>
            <w:tcW w:w="975"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300001</w:t>
            </w:r>
          </w:p>
        </w:tc>
        <w:tc>
          <w:tcPr>
            <w:tcW w:w="1530" w:type="dxa"/>
            <w:vAlign w:val="center"/>
          </w:tcPr>
          <w:p w:rsidR="00EC6A56" w:rsidRDefault="009350CB">
            <w:pPr>
              <w:jc w:val="center"/>
            </w:pPr>
            <w:r>
              <w:rPr>
                <w:rFonts w:ascii="楷体" w:eastAsia="楷体" w:hAnsi="楷体" w:hint="eastAsia"/>
                <w:color w:val="000000"/>
                <w:kern w:val="0"/>
                <w:szCs w:val="21"/>
              </w:rPr>
              <w:t>100</w:t>
            </w:r>
          </w:p>
        </w:tc>
        <w:tc>
          <w:tcPr>
            <w:tcW w:w="236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再融资定向可转债</w:t>
            </w:r>
          </w:p>
        </w:tc>
        <w:tc>
          <w:tcPr>
            <w:tcW w:w="153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2022/7/16</w:t>
            </w:r>
          </w:p>
        </w:tc>
      </w:tr>
      <w:tr w:rsidR="00EC6A56">
        <w:trPr>
          <w:trHeight w:val="328"/>
          <w:jc w:val="center"/>
        </w:trPr>
        <w:tc>
          <w:tcPr>
            <w:tcW w:w="108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124998</w:t>
            </w:r>
          </w:p>
        </w:tc>
        <w:tc>
          <w:tcPr>
            <w:tcW w:w="110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定转测</w:t>
            </w:r>
            <w:r>
              <w:rPr>
                <w:rFonts w:ascii="楷体_GB2312" w:eastAsia="楷体_GB2312" w:hAnsi="楷体_GB2312" w:cs="楷体_GB2312" w:hint="eastAsia"/>
                <w:color w:val="000000"/>
                <w:szCs w:val="21"/>
              </w:rPr>
              <w:t>02</w:t>
            </w:r>
          </w:p>
        </w:tc>
        <w:tc>
          <w:tcPr>
            <w:tcW w:w="975"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002008</w:t>
            </w:r>
          </w:p>
        </w:tc>
        <w:tc>
          <w:tcPr>
            <w:tcW w:w="1530" w:type="dxa"/>
            <w:vAlign w:val="center"/>
          </w:tcPr>
          <w:p w:rsidR="00EC6A56" w:rsidRDefault="009350CB">
            <w:pPr>
              <w:jc w:val="center"/>
            </w:pPr>
            <w:r>
              <w:rPr>
                <w:rFonts w:ascii="楷体" w:eastAsia="楷体" w:hAnsi="楷体" w:hint="eastAsia"/>
                <w:color w:val="000000"/>
                <w:kern w:val="0"/>
                <w:szCs w:val="21"/>
              </w:rPr>
              <w:t>100</w:t>
            </w:r>
          </w:p>
        </w:tc>
        <w:tc>
          <w:tcPr>
            <w:tcW w:w="236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配套融资定向可转债</w:t>
            </w:r>
          </w:p>
        </w:tc>
        <w:tc>
          <w:tcPr>
            <w:tcW w:w="153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2022/7/16</w:t>
            </w:r>
          </w:p>
        </w:tc>
      </w:tr>
      <w:tr w:rsidR="00EC6A56">
        <w:trPr>
          <w:jc w:val="center"/>
        </w:trPr>
        <w:tc>
          <w:tcPr>
            <w:tcW w:w="108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124997</w:t>
            </w:r>
          </w:p>
        </w:tc>
        <w:tc>
          <w:tcPr>
            <w:tcW w:w="110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定转测</w:t>
            </w:r>
            <w:r>
              <w:rPr>
                <w:rFonts w:ascii="楷体_GB2312" w:eastAsia="楷体_GB2312" w:hAnsi="楷体_GB2312" w:cs="楷体_GB2312" w:hint="eastAsia"/>
                <w:color w:val="000000"/>
                <w:szCs w:val="21"/>
              </w:rPr>
              <w:t>03</w:t>
            </w:r>
          </w:p>
        </w:tc>
        <w:tc>
          <w:tcPr>
            <w:tcW w:w="975"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000034</w:t>
            </w:r>
          </w:p>
        </w:tc>
        <w:tc>
          <w:tcPr>
            <w:tcW w:w="1530" w:type="dxa"/>
            <w:vAlign w:val="center"/>
          </w:tcPr>
          <w:p w:rsidR="00EC6A56" w:rsidRDefault="009350CB">
            <w:pPr>
              <w:jc w:val="center"/>
            </w:pPr>
            <w:r>
              <w:rPr>
                <w:rFonts w:ascii="楷体" w:eastAsia="楷体" w:hAnsi="楷体" w:hint="eastAsia"/>
                <w:color w:val="000000"/>
                <w:kern w:val="0"/>
                <w:szCs w:val="21"/>
              </w:rPr>
              <w:t>100</w:t>
            </w:r>
          </w:p>
        </w:tc>
        <w:tc>
          <w:tcPr>
            <w:tcW w:w="236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资产对价定向可转债</w:t>
            </w:r>
          </w:p>
        </w:tc>
        <w:tc>
          <w:tcPr>
            <w:tcW w:w="153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2022/7/16</w:t>
            </w:r>
          </w:p>
        </w:tc>
      </w:tr>
    </w:tbl>
    <w:p w:rsidR="00EC6A56" w:rsidRDefault="009350CB">
      <w:pPr>
        <w:pStyle w:val="af1"/>
        <w:numPr>
          <w:ilvl w:val="255"/>
          <w:numId w:val="0"/>
        </w:numPr>
        <w:ind w:firstLineChars="200" w:firstLine="560"/>
        <w:jc w:val="left"/>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中国结算深圳分公司为测试账户在每个有效的</w:t>
      </w:r>
      <w:r>
        <w:rPr>
          <w:rFonts w:ascii="楷体_GB2312" w:eastAsia="楷体_GB2312" w:hAnsi="楷体_GB2312" w:cs="楷体_GB2312" w:hint="eastAsia"/>
          <w:color w:val="000000"/>
          <w:sz w:val="28"/>
        </w:rPr>
        <w:t>A</w:t>
      </w:r>
      <w:r>
        <w:rPr>
          <w:rFonts w:ascii="楷体_GB2312" w:eastAsia="楷体_GB2312" w:hAnsi="楷体_GB2312" w:cs="楷体_GB2312" w:hint="eastAsia"/>
          <w:color w:val="000000"/>
          <w:sz w:val="28"/>
        </w:rPr>
        <w:t>股托管单元新增登记上述证券股份性质</w:t>
      </w:r>
      <w:r>
        <w:rPr>
          <w:rFonts w:ascii="楷体_GB2312" w:eastAsia="楷体_GB2312" w:hAnsi="楷体_GB2312" w:cs="楷体_GB2312" w:hint="eastAsia"/>
          <w:color w:val="000000"/>
          <w:sz w:val="28"/>
        </w:rPr>
        <w:t>00</w:t>
      </w:r>
      <w:r>
        <w:rPr>
          <w:rFonts w:ascii="楷体_GB2312" w:eastAsia="楷体_GB2312" w:hAnsi="楷体_GB2312" w:cs="楷体_GB2312" w:hint="eastAsia"/>
          <w:color w:val="000000"/>
          <w:sz w:val="28"/>
        </w:rPr>
        <w:t>和</w:t>
      </w:r>
      <w:r>
        <w:rPr>
          <w:rFonts w:ascii="楷体_GB2312" w:eastAsia="楷体_GB2312" w:hAnsi="楷体_GB2312" w:cs="楷体_GB2312" w:hint="eastAsia"/>
          <w:color w:val="000000"/>
          <w:sz w:val="28"/>
        </w:rPr>
        <w:t>01</w:t>
      </w:r>
      <w:r>
        <w:rPr>
          <w:rFonts w:ascii="楷体_GB2312" w:eastAsia="楷体_GB2312" w:hAnsi="楷体_GB2312" w:cs="楷体_GB2312" w:hint="eastAsia"/>
          <w:color w:val="000000"/>
          <w:sz w:val="28"/>
        </w:rPr>
        <w:t>的持仓各</w:t>
      </w:r>
      <w:r>
        <w:rPr>
          <w:rFonts w:ascii="楷体_GB2312" w:eastAsia="楷体_GB2312" w:hAnsi="楷体_GB2312" w:cs="楷体_GB2312" w:hint="eastAsia"/>
          <w:color w:val="000000"/>
          <w:sz w:val="28"/>
        </w:rPr>
        <w:t>10,000</w:t>
      </w:r>
      <w:r>
        <w:rPr>
          <w:rFonts w:ascii="楷体_GB2312" w:eastAsia="楷体_GB2312" w:hAnsi="楷体_GB2312" w:cs="楷体_GB2312" w:hint="eastAsia"/>
          <w:color w:val="000000"/>
          <w:sz w:val="28"/>
        </w:rPr>
        <w:t>张。</w:t>
      </w:r>
    </w:p>
    <w:p w:rsidR="00EC6A56" w:rsidRDefault="009350CB">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债券借贷业务参数</w:t>
      </w:r>
    </w:p>
    <w:p w:rsidR="00EC6A56" w:rsidRDefault="009350CB">
      <w:pPr>
        <w:pStyle w:val="af1"/>
        <w:numPr>
          <w:ilvl w:val="0"/>
          <w:numId w:val="7"/>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交易主体</w:t>
      </w:r>
    </w:p>
    <w:p w:rsidR="00EC6A56" w:rsidRDefault="009350CB">
      <w:pPr>
        <w:pStyle w:val="af1"/>
        <w:ind w:firstLine="560"/>
        <w:rPr>
          <w:rFonts w:ascii="楷体_GB2312" w:eastAsia="楷体_GB2312" w:hAnsi="楷体_GB2312" w:cs="楷体_GB2312"/>
          <w:color w:val="000000"/>
          <w:sz w:val="28"/>
        </w:rPr>
      </w:pPr>
      <w:r>
        <w:rPr>
          <w:rFonts w:ascii="楷体_GB2312" w:eastAsia="楷体_GB2312" w:hAnsi="楷体_GB2312" w:cs="楷体_GB2312" w:hint="eastAsia"/>
          <w:color w:val="000000"/>
          <w:sz w:val="28"/>
        </w:rPr>
        <w:t>拟使用测试账户的参测机构，应提前在固定收益品种业务专区交易主体报备页面中报备“机构经纪”交易主体类型，并在提交委托申报时在“交易主体类型”要素中选择“机构经纪”。</w:t>
      </w:r>
    </w:p>
    <w:p w:rsidR="00EC6A56" w:rsidRDefault="009350CB">
      <w:pPr>
        <w:pStyle w:val="af1"/>
        <w:numPr>
          <w:ilvl w:val="0"/>
          <w:numId w:val="7"/>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测试证券代码及持仓</w:t>
      </w:r>
    </w:p>
    <w:p w:rsidR="00EC6A56" w:rsidRDefault="009350CB">
      <w:pPr>
        <w:pStyle w:val="af1"/>
        <w:ind w:firstLine="560"/>
        <w:rPr>
          <w:rFonts w:ascii="楷体_GB2312" w:eastAsia="楷体_GB2312" w:hAnsi="楷体_GB2312" w:cs="楷体_GB2312"/>
          <w:color w:val="000000"/>
          <w:sz w:val="28"/>
        </w:rPr>
      </w:pPr>
      <w:r>
        <w:rPr>
          <w:rFonts w:ascii="楷体_GB2312" w:eastAsia="楷体_GB2312" w:hAnsi="楷体_GB2312" w:cs="楷体_GB2312" w:hint="eastAsia"/>
          <w:color w:val="000000"/>
          <w:sz w:val="28"/>
        </w:rPr>
        <w:t>标的券清单、质押券清单既包括上述新增的可转债、定向可转债，也包括且不限于下表的证券。为便于市场充分测试，中国结算深圳分公司还专门为测试账户安排初始持仓如下：</w:t>
      </w:r>
    </w:p>
    <w:tbl>
      <w:tblPr>
        <w:tblStyle w:val="ab"/>
        <w:tblW w:w="8041" w:type="dxa"/>
        <w:jc w:val="center"/>
        <w:tblLayout w:type="fixed"/>
        <w:tblLook w:val="04A0" w:firstRow="1" w:lastRow="0" w:firstColumn="1" w:lastColumn="0" w:noHBand="0" w:noVBand="1"/>
      </w:tblPr>
      <w:tblGrid>
        <w:gridCol w:w="2184"/>
        <w:gridCol w:w="1559"/>
        <w:gridCol w:w="2421"/>
        <w:gridCol w:w="1877"/>
      </w:tblGrid>
      <w:tr w:rsidR="00EC6A56">
        <w:trPr>
          <w:jc w:val="center"/>
        </w:trPr>
        <w:tc>
          <w:tcPr>
            <w:tcW w:w="2184" w:type="dxa"/>
            <w:tcBorders>
              <w:top w:val="single" w:sz="4" w:space="0" w:color="auto"/>
              <w:left w:val="single" w:sz="4" w:space="0" w:color="auto"/>
              <w:right w:val="single" w:sz="4" w:space="0" w:color="auto"/>
            </w:tcBorders>
            <w:shd w:val="clear" w:color="auto" w:fill="A6A6A6" w:themeFill="background1" w:themeFillShade="A6"/>
            <w:vAlign w:val="center"/>
          </w:tcPr>
          <w:p w:rsidR="00EC6A56" w:rsidRDefault="009350CB">
            <w:pPr>
              <w:widowControl/>
              <w:jc w:val="center"/>
              <w:rPr>
                <w:rFonts w:ascii="楷体" w:eastAsia="楷体" w:hAnsi="楷体"/>
                <w:b/>
                <w:bCs/>
                <w:color w:val="000000"/>
                <w:kern w:val="0"/>
                <w:sz w:val="20"/>
              </w:rPr>
            </w:pPr>
            <w:r>
              <w:rPr>
                <w:rFonts w:ascii="楷体" w:eastAsia="楷体" w:hAnsi="楷体" w:hint="eastAsia"/>
                <w:b/>
                <w:bCs/>
                <w:color w:val="000000"/>
                <w:kern w:val="0"/>
                <w:sz w:val="20"/>
              </w:rPr>
              <w:t>证券类别</w:t>
            </w:r>
          </w:p>
        </w:tc>
        <w:tc>
          <w:tcPr>
            <w:tcW w:w="1559"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EC6A56" w:rsidRDefault="009350CB">
            <w:pPr>
              <w:widowControl/>
              <w:jc w:val="center"/>
              <w:rPr>
                <w:rFonts w:ascii="楷体" w:eastAsia="楷体" w:hAnsi="楷体"/>
                <w:b/>
                <w:bCs/>
                <w:color w:val="000000"/>
                <w:kern w:val="0"/>
                <w:sz w:val="20"/>
              </w:rPr>
            </w:pPr>
            <w:r>
              <w:rPr>
                <w:rFonts w:ascii="楷体" w:eastAsia="楷体" w:hAnsi="楷体" w:hint="eastAsia"/>
                <w:b/>
                <w:bCs/>
                <w:color w:val="000000"/>
                <w:kern w:val="0"/>
                <w:sz w:val="20"/>
              </w:rPr>
              <w:t>证券代码</w:t>
            </w:r>
          </w:p>
        </w:tc>
        <w:tc>
          <w:tcPr>
            <w:tcW w:w="2421"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EC6A56" w:rsidRDefault="009350CB">
            <w:pPr>
              <w:widowControl/>
              <w:jc w:val="center"/>
              <w:rPr>
                <w:rFonts w:ascii="楷体" w:eastAsia="楷体" w:hAnsi="楷体"/>
                <w:b/>
                <w:bCs/>
                <w:color w:val="000000"/>
                <w:kern w:val="0"/>
                <w:sz w:val="20"/>
              </w:rPr>
            </w:pPr>
            <w:r>
              <w:rPr>
                <w:rFonts w:ascii="楷体" w:eastAsia="楷体" w:hAnsi="楷体" w:hint="eastAsia"/>
                <w:b/>
                <w:bCs/>
                <w:color w:val="000000"/>
                <w:kern w:val="0"/>
                <w:sz w:val="20"/>
              </w:rPr>
              <w:t>证券简称</w:t>
            </w:r>
          </w:p>
        </w:tc>
        <w:tc>
          <w:tcPr>
            <w:tcW w:w="1877" w:type="dxa"/>
            <w:tcBorders>
              <w:top w:val="single" w:sz="4" w:space="0" w:color="auto"/>
              <w:left w:val="nil"/>
              <w:right w:val="single" w:sz="4" w:space="0" w:color="auto"/>
            </w:tcBorders>
            <w:shd w:val="clear" w:color="auto" w:fill="A6A6A6" w:themeFill="background1" w:themeFillShade="A6"/>
            <w:vAlign w:val="center"/>
          </w:tcPr>
          <w:p w:rsidR="00EC6A56" w:rsidRDefault="009350CB">
            <w:pPr>
              <w:widowControl/>
              <w:jc w:val="center"/>
              <w:rPr>
                <w:rFonts w:ascii="楷体" w:eastAsia="楷体" w:hAnsi="楷体"/>
                <w:b/>
                <w:bCs/>
                <w:color w:val="000000"/>
                <w:kern w:val="0"/>
                <w:sz w:val="20"/>
              </w:rPr>
            </w:pPr>
            <w:r>
              <w:rPr>
                <w:rFonts w:ascii="楷体" w:eastAsia="楷体" w:hAnsi="楷体" w:hint="eastAsia"/>
                <w:b/>
                <w:bCs/>
                <w:color w:val="000000"/>
                <w:kern w:val="0"/>
                <w:sz w:val="20"/>
              </w:rPr>
              <w:t>持仓安排</w:t>
            </w:r>
          </w:p>
        </w:tc>
      </w:tr>
      <w:tr w:rsidR="00EC6A56">
        <w:trPr>
          <w:jc w:val="center"/>
        </w:trPr>
        <w:tc>
          <w:tcPr>
            <w:tcW w:w="2184" w:type="dxa"/>
            <w:vMerge w:val="restart"/>
            <w:tcBorders>
              <w:top w:val="single" w:sz="4" w:space="0" w:color="auto"/>
              <w:left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国债</w:t>
            </w: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191119</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河北</w:t>
            </w:r>
            <w:r>
              <w:rPr>
                <w:rFonts w:ascii="楷体_GB2312" w:eastAsia="楷体_GB2312" w:hAnsi="楷体_GB2312" w:cs="楷体_GB2312" w:hint="eastAsia"/>
                <w:color w:val="000000"/>
                <w:szCs w:val="21"/>
                <w:lang w:bidi="ar"/>
              </w:rPr>
              <w:t>2047</w:t>
            </w:r>
          </w:p>
        </w:tc>
        <w:tc>
          <w:tcPr>
            <w:tcW w:w="1877" w:type="dxa"/>
            <w:vMerge w:val="restart"/>
            <w:tcBorders>
              <w:top w:val="single" w:sz="4" w:space="0" w:color="auto"/>
              <w:left w:val="nil"/>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为每个测试账户在每个有效的</w:t>
            </w:r>
            <w:r>
              <w:rPr>
                <w:rFonts w:ascii="楷体_GB2312" w:eastAsia="楷体_GB2312" w:hAnsi="楷体_GB2312" w:cs="楷体_GB2312" w:hint="eastAsia"/>
                <w:color w:val="000000"/>
                <w:szCs w:val="21"/>
              </w:rPr>
              <w:t>A</w:t>
            </w:r>
            <w:r>
              <w:rPr>
                <w:rFonts w:ascii="楷体_GB2312" w:eastAsia="楷体_GB2312" w:hAnsi="楷体_GB2312" w:cs="楷体_GB2312" w:hint="eastAsia"/>
                <w:color w:val="000000"/>
                <w:szCs w:val="21"/>
              </w:rPr>
              <w:t>股托管单元登记股份性质</w:t>
            </w:r>
            <w:r>
              <w:rPr>
                <w:rFonts w:ascii="楷体_GB2312" w:eastAsia="楷体_GB2312" w:hAnsi="楷体_GB2312" w:cs="楷体_GB2312" w:hint="eastAsia"/>
                <w:color w:val="000000"/>
                <w:szCs w:val="21"/>
              </w:rPr>
              <w:t>00</w:t>
            </w:r>
            <w:r>
              <w:rPr>
                <w:rFonts w:ascii="楷体_GB2312" w:eastAsia="楷体_GB2312" w:hAnsi="楷体_GB2312" w:cs="楷体_GB2312" w:hint="eastAsia"/>
                <w:color w:val="000000"/>
                <w:szCs w:val="21"/>
              </w:rPr>
              <w:t>的持仓各</w:t>
            </w:r>
            <w:r>
              <w:rPr>
                <w:rFonts w:ascii="楷体_GB2312" w:eastAsia="楷体_GB2312" w:hAnsi="楷体_GB2312" w:cs="楷体_GB2312" w:hint="eastAsia"/>
                <w:color w:val="000000"/>
                <w:szCs w:val="21"/>
              </w:rPr>
              <w:t>100,000</w:t>
            </w:r>
            <w:r>
              <w:rPr>
                <w:rFonts w:ascii="楷体_GB2312" w:eastAsia="楷体_GB2312" w:hAnsi="楷体_GB2312" w:cs="楷体_GB2312" w:hint="eastAsia"/>
                <w:color w:val="000000"/>
                <w:szCs w:val="21"/>
              </w:rPr>
              <w:t>张（</w:t>
            </w:r>
            <w:r>
              <w:rPr>
                <w:rFonts w:ascii="楷体_GB2312" w:eastAsia="楷体_GB2312" w:hAnsi="楷体_GB2312" w:cs="楷体_GB2312" w:hint="eastAsia"/>
                <w:color w:val="000000"/>
                <w:szCs w:val="21"/>
              </w:rPr>
              <w:t>REITs</w:t>
            </w:r>
            <w:r>
              <w:rPr>
                <w:rFonts w:ascii="楷体_GB2312" w:eastAsia="楷体_GB2312" w:hAnsi="楷体_GB2312" w:cs="楷体_GB2312" w:hint="eastAsia"/>
                <w:color w:val="000000"/>
                <w:szCs w:val="21"/>
              </w:rPr>
              <w:t>单位为份），</w:t>
            </w:r>
            <w:r>
              <w:rPr>
                <w:rFonts w:ascii="楷体_GB2312" w:eastAsia="楷体_GB2312" w:hAnsi="楷体_GB2312" w:cs="楷体_GB2312" w:hint="eastAsia"/>
                <w:color w:val="000000"/>
                <w:szCs w:val="21"/>
                <w:lang w:bidi="ar"/>
              </w:rPr>
              <w:t>180301</w:t>
            </w:r>
            <w:r>
              <w:rPr>
                <w:rFonts w:ascii="楷体_GB2312" w:eastAsia="楷体_GB2312" w:hAnsi="楷体_GB2312" w:cs="楷体_GB2312" w:hint="eastAsia"/>
                <w:color w:val="000000"/>
                <w:szCs w:val="21"/>
                <w:lang w:bidi="ar"/>
              </w:rPr>
              <w:t>股份性质</w:t>
            </w:r>
            <w:r>
              <w:rPr>
                <w:rFonts w:ascii="楷体_GB2312" w:eastAsia="楷体_GB2312" w:hAnsi="楷体_GB2312" w:cs="楷体_GB2312"/>
                <w:color w:val="000000"/>
                <w:szCs w:val="21"/>
                <w:lang w:bidi="ar"/>
              </w:rPr>
              <w:t>01</w:t>
            </w:r>
            <w:r>
              <w:rPr>
                <w:rFonts w:ascii="楷体_GB2312" w:eastAsia="楷体_GB2312" w:hAnsi="楷体_GB2312" w:cs="楷体_GB2312" w:hint="eastAsia"/>
                <w:color w:val="000000"/>
                <w:szCs w:val="21"/>
                <w:lang w:bidi="ar"/>
              </w:rPr>
              <w:t>的持仓</w:t>
            </w:r>
            <w:r>
              <w:rPr>
                <w:rFonts w:ascii="楷体_GB2312" w:eastAsia="楷体_GB2312" w:hAnsi="楷体_GB2312" w:cs="楷体_GB2312"/>
                <w:color w:val="000000"/>
                <w:szCs w:val="21"/>
                <w:lang w:bidi="ar"/>
              </w:rPr>
              <w:t>100000</w:t>
            </w:r>
            <w:r>
              <w:rPr>
                <w:rFonts w:ascii="楷体_GB2312" w:eastAsia="楷体_GB2312" w:hAnsi="楷体_GB2312" w:cs="楷体_GB2312" w:hint="eastAsia"/>
                <w:color w:val="000000"/>
                <w:szCs w:val="21"/>
                <w:lang w:bidi="ar"/>
              </w:rPr>
              <w:t>份。</w:t>
            </w:r>
          </w:p>
        </w:tc>
      </w:tr>
      <w:tr w:rsidR="00EC6A56">
        <w:trPr>
          <w:jc w:val="center"/>
        </w:trPr>
        <w:tc>
          <w:tcPr>
            <w:tcW w:w="2184" w:type="dxa"/>
            <w:vMerge/>
            <w:tcBorders>
              <w:left w:val="single" w:sz="4" w:space="0" w:color="auto"/>
              <w:bottom w:val="single" w:sz="4" w:space="0" w:color="auto"/>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191126</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山西</w:t>
            </w:r>
            <w:r>
              <w:rPr>
                <w:rFonts w:ascii="楷体_GB2312" w:eastAsia="楷体_GB2312" w:hAnsi="楷体_GB2312" w:cs="楷体_GB2312" w:hint="eastAsia"/>
                <w:color w:val="000000"/>
                <w:szCs w:val="21"/>
                <w:lang w:bidi="ar"/>
              </w:rPr>
              <w:t>2044</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企业债</w:t>
            </w:r>
          </w:p>
        </w:tc>
        <w:tc>
          <w:tcPr>
            <w:tcW w:w="1559"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111103</w:t>
            </w:r>
          </w:p>
        </w:tc>
        <w:tc>
          <w:tcPr>
            <w:tcW w:w="2421"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21</w:t>
            </w:r>
            <w:r>
              <w:rPr>
                <w:rFonts w:ascii="楷体_GB2312" w:eastAsia="楷体_GB2312" w:hAnsi="楷体_GB2312" w:cs="楷体_GB2312" w:hint="eastAsia"/>
                <w:color w:val="000000"/>
                <w:szCs w:val="21"/>
                <w:lang w:bidi="ar"/>
              </w:rPr>
              <w:t>粤能</w:t>
            </w:r>
            <w:r>
              <w:rPr>
                <w:rFonts w:ascii="楷体_GB2312" w:eastAsia="楷体_GB2312" w:hAnsi="楷体_GB2312" w:cs="楷体_GB2312" w:hint="eastAsia"/>
                <w:color w:val="000000"/>
                <w:szCs w:val="21"/>
                <w:lang w:bidi="ar"/>
              </w:rPr>
              <w:t>01</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vMerge w:val="restart"/>
            <w:tcBorders>
              <w:top w:val="single" w:sz="4" w:space="0" w:color="auto"/>
              <w:left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公司债</w:t>
            </w: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rPr>
              <w:t>149072</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中粮</w:t>
            </w:r>
            <w:r>
              <w:rPr>
                <w:rFonts w:ascii="楷体_GB2312" w:eastAsia="楷体_GB2312" w:hAnsi="楷体_GB2312" w:cs="楷体_GB2312" w:hint="eastAsia"/>
                <w:color w:val="000000"/>
                <w:szCs w:val="21"/>
                <w:lang w:bidi="ar"/>
              </w:rPr>
              <w:t>01</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vMerge/>
            <w:tcBorders>
              <w:left w:val="single" w:sz="4" w:space="0" w:color="auto"/>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149339</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兴城</w:t>
            </w:r>
            <w:r>
              <w:rPr>
                <w:rFonts w:ascii="楷体_GB2312" w:eastAsia="楷体_GB2312" w:hAnsi="楷体_GB2312" w:cs="楷体_GB2312" w:hint="eastAsia"/>
                <w:color w:val="000000"/>
                <w:szCs w:val="21"/>
                <w:lang w:bidi="ar"/>
              </w:rPr>
              <w:t>Y5</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可转债</w:t>
            </w: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rPr>
              <w:t>123048</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应急转债</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可交换公司债</w:t>
            </w: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120002</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18</w:t>
            </w:r>
            <w:r>
              <w:rPr>
                <w:rFonts w:ascii="楷体_GB2312" w:eastAsia="楷体_GB2312" w:hAnsi="楷体_GB2312" w:cs="楷体_GB2312" w:hint="eastAsia"/>
                <w:color w:val="000000"/>
                <w:szCs w:val="21"/>
                <w:lang w:bidi="ar"/>
              </w:rPr>
              <w:t>中原</w:t>
            </w:r>
            <w:r>
              <w:rPr>
                <w:rFonts w:ascii="楷体_GB2312" w:eastAsia="楷体_GB2312" w:hAnsi="楷体_GB2312" w:cs="楷体_GB2312" w:hint="eastAsia"/>
                <w:color w:val="000000"/>
                <w:szCs w:val="21"/>
                <w:lang w:bidi="ar"/>
              </w:rPr>
              <w:t>EB</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资产证券化</w:t>
            </w: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137323</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中联</w:t>
            </w:r>
            <w:r>
              <w:rPr>
                <w:rFonts w:ascii="楷体_GB2312" w:eastAsia="楷体_GB2312" w:hAnsi="楷体_GB2312" w:cs="楷体_GB2312" w:hint="eastAsia"/>
                <w:color w:val="000000"/>
                <w:szCs w:val="21"/>
                <w:lang w:bidi="ar"/>
              </w:rPr>
              <w:t>5A2</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次级债</w:t>
            </w: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115122</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21</w:t>
            </w:r>
            <w:r>
              <w:rPr>
                <w:rFonts w:ascii="楷体_GB2312" w:eastAsia="楷体_GB2312" w:hAnsi="楷体_GB2312" w:cs="楷体_GB2312" w:hint="eastAsia"/>
                <w:color w:val="000000"/>
                <w:szCs w:val="21"/>
                <w:lang w:bidi="ar"/>
              </w:rPr>
              <w:t>长城</w:t>
            </w:r>
            <w:r>
              <w:rPr>
                <w:rFonts w:ascii="楷体_GB2312" w:eastAsia="楷体_GB2312" w:hAnsi="楷体_GB2312" w:cs="楷体_GB2312" w:hint="eastAsia"/>
                <w:color w:val="000000"/>
                <w:szCs w:val="21"/>
                <w:lang w:bidi="ar"/>
              </w:rPr>
              <w:t>C1</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普通私募债</w:t>
            </w:r>
          </w:p>
        </w:tc>
        <w:tc>
          <w:tcPr>
            <w:tcW w:w="1559"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114891</w:t>
            </w:r>
          </w:p>
        </w:tc>
        <w:tc>
          <w:tcPr>
            <w:tcW w:w="2421" w:type="dxa"/>
            <w:tcBorders>
              <w:top w:val="single" w:sz="4" w:space="0" w:color="auto"/>
              <w:left w:val="nil"/>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金龙湖</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可交换私募债</w:t>
            </w:r>
          </w:p>
        </w:tc>
        <w:tc>
          <w:tcPr>
            <w:tcW w:w="1559"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117179</w:t>
            </w:r>
          </w:p>
        </w:tc>
        <w:tc>
          <w:tcPr>
            <w:tcW w:w="2421"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中希</w:t>
            </w:r>
            <w:r>
              <w:rPr>
                <w:rFonts w:ascii="楷体_GB2312" w:eastAsia="楷体_GB2312" w:hAnsi="楷体_GB2312" w:cs="楷体_GB2312" w:hint="eastAsia"/>
                <w:color w:val="000000"/>
                <w:szCs w:val="21"/>
                <w:lang w:bidi="ar"/>
              </w:rPr>
              <w:t>E1</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trHeight w:val="238"/>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政府支持债券</w:t>
            </w:r>
          </w:p>
        </w:tc>
        <w:tc>
          <w:tcPr>
            <w:tcW w:w="1559"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111941</w:t>
            </w:r>
          </w:p>
        </w:tc>
        <w:tc>
          <w:tcPr>
            <w:tcW w:w="2421"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铁道</w:t>
            </w:r>
            <w:r>
              <w:rPr>
                <w:rFonts w:ascii="楷体_GB2312" w:eastAsia="楷体_GB2312" w:hAnsi="楷体_GB2312" w:cs="楷体_GB2312" w:hint="eastAsia"/>
                <w:color w:val="000000"/>
                <w:szCs w:val="21"/>
                <w:lang w:bidi="ar"/>
              </w:rPr>
              <w:t>2101</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政策性金融债</w:t>
            </w:r>
          </w:p>
        </w:tc>
        <w:tc>
          <w:tcPr>
            <w:tcW w:w="1559"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108613</w:t>
            </w:r>
          </w:p>
        </w:tc>
        <w:tc>
          <w:tcPr>
            <w:tcW w:w="2421"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国开</w:t>
            </w:r>
            <w:r>
              <w:rPr>
                <w:rFonts w:ascii="楷体_GB2312" w:eastAsia="楷体_GB2312" w:hAnsi="楷体_GB2312" w:cs="楷体_GB2312" w:hint="eastAsia"/>
                <w:color w:val="000000"/>
                <w:szCs w:val="21"/>
                <w:lang w:bidi="ar"/>
              </w:rPr>
              <w:t>2103</w:t>
            </w:r>
          </w:p>
        </w:tc>
        <w:tc>
          <w:tcPr>
            <w:tcW w:w="1877" w:type="dxa"/>
            <w:vMerge/>
            <w:tcBorders>
              <w:left w:val="nil"/>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r w:rsidR="00EC6A56">
        <w:trPr>
          <w:jc w:val="center"/>
        </w:trPr>
        <w:tc>
          <w:tcPr>
            <w:tcW w:w="2184" w:type="dxa"/>
            <w:tcBorders>
              <w:top w:val="single" w:sz="4" w:space="0" w:color="auto"/>
              <w:left w:val="single" w:sz="4" w:space="0" w:color="auto"/>
              <w:bottom w:val="single" w:sz="4" w:space="0" w:color="auto"/>
              <w:right w:val="single" w:sz="4" w:space="0" w:color="auto"/>
            </w:tcBorders>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REITs</w:t>
            </w:r>
          </w:p>
        </w:tc>
        <w:tc>
          <w:tcPr>
            <w:tcW w:w="1559"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180301</w:t>
            </w:r>
          </w:p>
        </w:tc>
        <w:tc>
          <w:tcPr>
            <w:tcW w:w="2421" w:type="dxa"/>
            <w:tcBorders>
              <w:top w:val="single" w:sz="4" w:space="0" w:color="auto"/>
              <w:left w:val="nil"/>
              <w:bottom w:val="single" w:sz="4" w:space="0" w:color="auto"/>
              <w:right w:val="single" w:sz="4" w:space="0" w:color="auto"/>
            </w:tcBorders>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红土盐田港</w:t>
            </w:r>
            <w:r>
              <w:rPr>
                <w:rFonts w:ascii="楷体_GB2312" w:eastAsia="楷体_GB2312" w:hAnsi="楷体_GB2312" w:cs="楷体_GB2312" w:hint="eastAsia"/>
                <w:color w:val="000000"/>
                <w:szCs w:val="21"/>
                <w:lang w:bidi="ar"/>
              </w:rPr>
              <w:t>REIT</w:t>
            </w:r>
          </w:p>
        </w:tc>
        <w:tc>
          <w:tcPr>
            <w:tcW w:w="1877" w:type="dxa"/>
            <w:vMerge/>
            <w:tcBorders>
              <w:left w:val="nil"/>
              <w:bottom w:val="single" w:sz="4" w:space="0" w:color="auto"/>
              <w:right w:val="single" w:sz="4" w:space="0" w:color="auto"/>
            </w:tcBorders>
            <w:vAlign w:val="center"/>
          </w:tcPr>
          <w:p w:rsidR="00EC6A56" w:rsidRDefault="00EC6A56">
            <w:pPr>
              <w:widowControl/>
              <w:jc w:val="center"/>
              <w:rPr>
                <w:rFonts w:ascii="楷体_GB2312" w:eastAsia="楷体_GB2312" w:hAnsi="楷体_GB2312" w:cs="楷体_GB2312"/>
                <w:color w:val="000000"/>
                <w:szCs w:val="21"/>
              </w:rPr>
            </w:pPr>
          </w:p>
        </w:tc>
      </w:tr>
    </w:tbl>
    <w:p w:rsidR="00EC6A56" w:rsidRDefault="009350CB">
      <w:pPr>
        <w:pStyle w:val="af1"/>
        <w:numPr>
          <w:ilvl w:val="0"/>
          <w:numId w:val="7"/>
        </w:numPr>
        <w:ind w:left="0" w:firstLine="560"/>
        <w:outlineLvl w:val="2"/>
        <w:rPr>
          <w:rFonts w:ascii="楷体_GB2312" w:eastAsia="楷体_GB2312"/>
          <w:color w:val="000000"/>
          <w:sz w:val="28"/>
          <w:szCs w:val="28"/>
        </w:rPr>
      </w:pPr>
      <w:r>
        <w:rPr>
          <w:rFonts w:ascii="楷体_GB2312" w:eastAsia="楷体_GB2312" w:hint="eastAsia"/>
          <w:color w:val="000000"/>
          <w:sz w:val="28"/>
          <w:szCs w:val="28"/>
        </w:rPr>
        <w:t>测试期间的收费标准</w:t>
      </w:r>
    </w:p>
    <w:p w:rsidR="00EC6A56" w:rsidRDefault="009350CB">
      <w:pPr>
        <w:pStyle w:val="af1"/>
        <w:ind w:firstLine="560"/>
        <w:rPr>
          <w:rFonts w:ascii="楷体_GB2312" w:eastAsia="楷体_GB2312" w:hAnsi="楷体_GB2312" w:cs="楷体_GB2312"/>
          <w:color w:val="000000"/>
          <w:sz w:val="28"/>
        </w:rPr>
      </w:pPr>
      <w:r>
        <w:rPr>
          <w:rFonts w:ascii="楷体_GB2312" w:eastAsia="楷体_GB2312" w:hAnsi="楷体_GB2312" w:cs="楷体_GB2312" w:hint="eastAsia"/>
          <w:color w:val="000000"/>
          <w:sz w:val="28"/>
        </w:rPr>
        <w:t>交易经手费：在提前终止、到期结算、解除质押等环节中按每笔</w:t>
      </w:r>
      <w:r>
        <w:rPr>
          <w:rFonts w:ascii="楷体_GB2312" w:eastAsia="楷体_GB2312" w:hAnsi="楷体_GB2312" w:cs="楷体_GB2312" w:hint="eastAsia"/>
          <w:color w:val="000000"/>
          <w:sz w:val="28"/>
        </w:rPr>
        <w:t>45</w:t>
      </w:r>
      <w:r>
        <w:rPr>
          <w:rFonts w:ascii="楷体_GB2312" w:eastAsia="楷体_GB2312" w:hAnsi="楷体_GB2312" w:cs="楷体_GB2312" w:hint="eastAsia"/>
          <w:color w:val="000000"/>
          <w:sz w:val="28"/>
        </w:rPr>
        <w:t>元向借入方及借出方双向收取。</w:t>
      </w:r>
    </w:p>
    <w:p w:rsidR="00EC6A56" w:rsidRDefault="009350CB">
      <w:pPr>
        <w:pStyle w:val="af1"/>
        <w:ind w:firstLine="560"/>
        <w:rPr>
          <w:rFonts w:ascii="楷体_GB2312" w:eastAsia="楷体_GB2312" w:hAnsi="楷体_GB2312" w:cs="楷体_GB2312"/>
          <w:color w:val="000000"/>
          <w:sz w:val="28"/>
        </w:rPr>
      </w:pPr>
      <w:r>
        <w:rPr>
          <w:rFonts w:ascii="楷体_GB2312" w:eastAsia="楷体_GB2312" w:hAnsi="楷体_GB2312" w:cs="楷体_GB2312" w:hint="eastAsia"/>
          <w:color w:val="000000"/>
          <w:sz w:val="28"/>
        </w:rPr>
        <w:t>结算费：在提前终止、到期结算、到期续做、解除质押等环节中按每笔</w:t>
      </w:r>
      <w:r>
        <w:rPr>
          <w:rFonts w:ascii="楷体_GB2312" w:eastAsia="楷体_GB2312" w:hAnsi="楷体_GB2312" w:cs="楷体_GB2312" w:hint="eastAsia"/>
          <w:color w:val="000000"/>
          <w:sz w:val="28"/>
        </w:rPr>
        <w:t>30</w:t>
      </w:r>
      <w:r>
        <w:rPr>
          <w:rFonts w:ascii="楷体_GB2312" w:eastAsia="楷体_GB2312" w:hAnsi="楷体_GB2312" w:cs="楷体_GB2312" w:hint="eastAsia"/>
          <w:color w:val="000000"/>
          <w:sz w:val="28"/>
        </w:rPr>
        <w:t>元向借入方及借出方双向收取。</w:t>
      </w:r>
    </w:p>
    <w:p w:rsidR="00EC6A56" w:rsidRDefault="009350CB">
      <w:pPr>
        <w:pStyle w:val="af1"/>
        <w:numPr>
          <w:ilvl w:val="255"/>
          <w:numId w:val="0"/>
        </w:numPr>
        <w:ind w:firstLineChars="200" w:firstLine="560"/>
        <w:jc w:val="left"/>
        <w:rPr>
          <w:rFonts w:ascii="楷体_GB2312" w:eastAsia="楷体_GB2312"/>
          <w:color w:val="000000"/>
          <w:sz w:val="28"/>
          <w:szCs w:val="28"/>
        </w:rPr>
      </w:pPr>
      <w:r>
        <w:rPr>
          <w:rFonts w:ascii="楷体_GB2312" w:eastAsia="楷体_GB2312" w:hAnsi="楷体_GB2312" w:cs="楷体_GB2312" w:hint="eastAsia"/>
          <w:color w:val="000000"/>
          <w:sz w:val="28"/>
        </w:rPr>
        <w:t>质押券变更费：在质押券变更环节中按每笔</w:t>
      </w:r>
      <w:r>
        <w:rPr>
          <w:rFonts w:ascii="楷体_GB2312" w:eastAsia="楷体_GB2312" w:hAnsi="楷体_GB2312" w:cs="楷体_GB2312" w:hint="eastAsia"/>
          <w:color w:val="000000"/>
          <w:sz w:val="28"/>
        </w:rPr>
        <w:t>50</w:t>
      </w:r>
      <w:r>
        <w:rPr>
          <w:rFonts w:ascii="楷体_GB2312" w:eastAsia="楷体_GB2312" w:hAnsi="楷体_GB2312" w:cs="楷体_GB2312" w:hint="eastAsia"/>
          <w:color w:val="000000"/>
          <w:sz w:val="28"/>
        </w:rPr>
        <w:t>元向借入方单向收取，一笔变更含多只质押券，按一笔计算。</w:t>
      </w:r>
    </w:p>
    <w:p w:rsidR="00EC6A56" w:rsidRDefault="009350CB">
      <w:pPr>
        <w:pStyle w:val="af1"/>
        <w:numPr>
          <w:ilvl w:val="0"/>
          <w:numId w:val="6"/>
        </w:numPr>
        <w:spacing w:line="560" w:lineRule="exact"/>
        <w:ind w:left="0" w:firstLineChars="0" w:firstLine="560"/>
        <w:jc w:val="left"/>
        <w:outlineLvl w:val="1"/>
        <w:rPr>
          <w:rFonts w:ascii="楷体_GB2312" w:eastAsia="楷体_GB2312"/>
          <w:color w:val="000000"/>
          <w:sz w:val="28"/>
          <w:szCs w:val="28"/>
        </w:rPr>
      </w:pPr>
      <w:r>
        <w:rPr>
          <w:rFonts w:ascii="楷体_GB2312" w:eastAsia="楷体_GB2312" w:hint="eastAsia"/>
          <w:color w:val="000000"/>
          <w:sz w:val="28"/>
          <w:szCs w:val="28"/>
        </w:rPr>
        <w:t>转股业务参数</w:t>
      </w:r>
    </w:p>
    <w:tbl>
      <w:tblPr>
        <w:tblStyle w:val="ab"/>
        <w:tblW w:w="8434" w:type="dxa"/>
        <w:tblLayout w:type="fixed"/>
        <w:tblLook w:val="04A0" w:firstRow="1" w:lastRow="0" w:firstColumn="1" w:lastColumn="0" w:noHBand="0" w:noVBand="1"/>
      </w:tblPr>
      <w:tblGrid>
        <w:gridCol w:w="1146"/>
        <w:gridCol w:w="1157"/>
        <w:gridCol w:w="1156"/>
        <w:gridCol w:w="1080"/>
        <w:gridCol w:w="1342"/>
        <w:gridCol w:w="2553"/>
      </w:tblGrid>
      <w:tr w:rsidR="00EC6A56">
        <w:trPr>
          <w:tblHeader/>
        </w:trPr>
        <w:tc>
          <w:tcPr>
            <w:tcW w:w="1146" w:type="dxa"/>
            <w:shd w:val="clear" w:color="auto" w:fill="BFBFBF" w:themeFill="background1" w:themeFillShade="BF"/>
            <w:vAlign w:val="center"/>
          </w:tcPr>
          <w:p w:rsidR="00EC6A56" w:rsidRDefault="009350CB">
            <w:pPr>
              <w:widowControl/>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证券代码</w:t>
            </w:r>
          </w:p>
        </w:tc>
        <w:tc>
          <w:tcPr>
            <w:tcW w:w="1157" w:type="dxa"/>
            <w:shd w:val="clear" w:color="auto" w:fill="BFBFBF" w:themeFill="background1" w:themeFillShade="BF"/>
            <w:vAlign w:val="center"/>
          </w:tcPr>
          <w:p w:rsidR="00EC6A56" w:rsidRDefault="009350CB">
            <w:pPr>
              <w:widowControl/>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证券简称</w:t>
            </w:r>
          </w:p>
        </w:tc>
        <w:tc>
          <w:tcPr>
            <w:tcW w:w="1156" w:type="dxa"/>
            <w:shd w:val="clear" w:color="auto" w:fill="BFBFBF" w:themeFill="background1" w:themeFillShade="BF"/>
            <w:vAlign w:val="center"/>
          </w:tcPr>
          <w:p w:rsidR="00EC6A56" w:rsidRDefault="009350CB">
            <w:pPr>
              <w:widowControl/>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标的代码</w:t>
            </w:r>
          </w:p>
        </w:tc>
        <w:tc>
          <w:tcPr>
            <w:tcW w:w="1080" w:type="dxa"/>
            <w:shd w:val="clear" w:color="auto" w:fill="BFBFBF" w:themeFill="background1" w:themeFillShade="BF"/>
            <w:vAlign w:val="center"/>
          </w:tcPr>
          <w:p w:rsidR="00EC6A56" w:rsidRDefault="009350CB">
            <w:pPr>
              <w:widowControl/>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标的简称</w:t>
            </w:r>
          </w:p>
        </w:tc>
        <w:tc>
          <w:tcPr>
            <w:tcW w:w="1342" w:type="dxa"/>
            <w:shd w:val="clear" w:color="auto" w:fill="BFBFBF" w:themeFill="background1" w:themeFillShade="BF"/>
            <w:vAlign w:val="center"/>
          </w:tcPr>
          <w:p w:rsidR="00EC6A56" w:rsidRDefault="009350CB">
            <w:pPr>
              <w:widowControl/>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转股起始日</w:t>
            </w:r>
          </w:p>
        </w:tc>
        <w:tc>
          <w:tcPr>
            <w:tcW w:w="2553" w:type="dxa"/>
            <w:shd w:val="clear" w:color="auto" w:fill="BFBFBF" w:themeFill="background1" w:themeFillShade="BF"/>
            <w:vAlign w:val="center"/>
          </w:tcPr>
          <w:p w:rsidR="00EC6A56" w:rsidRDefault="009350CB">
            <w:pPr>
              <w:widowControl/>
              <w:jc w:val="center"/>
              <w:rPr>
                <w:rFonts w:ascii="楷体_GB2312" w:eastAsia="楷体_GB2312" w:hAnsi="楷体_GB2312" w:cs="楷体_GB2312"/>
                <w:b/>
                <w:bCs/>
                <w:color w:val="000000"/>
                <w:szCs w:val="21"/>
              </w:rPr>
            </w:pPr>
            <w:r>
              <w:rPr>
                <w:rFonts w:ascii="楷体_GB2312" w:eastAsia="楷体_GB2312" w:hAnsi="楷体_GB2312" w:cs="楷体_GB2312" w:hint="eastAsia"/>
                <w:b/>
                <w:bCs/>
                <w:color w:val="000000"/>
                <w:szCs w:val="21"/>
              </w:rPr>
              <w:t>业务方案</w:t>
            </w:r>
          </w:p>
        </w:tc>
      </w:tr>
      <w:tr w:rsidR="00EC6A56">
        <w:tc>
          <w:tcPr>
            <w:tcW w:w="114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124999</w:t>
            </w:r>
          </w:p>
        </w:tc>
        <w:tc>
          <w:tcPr>
            <w:tcW w:w="115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定转测</w:t>
            </w:r>
            <w:r>
              <w:rPr>
                <w:rFonts w:ascii="楷体_GB2312" w:eastAsia="楷体_GB2312" w:hAnsi="楷体_GB2312" w:cs="楷体_GB2312" w:hint="eastAsia"/>
                <w:color w:val="000000"/>
                <w:szCs w:val="21"/>
              </w:rPr>
              <w:t>01</w:t>
            </w:r>
          </w:p>
        </w:tc>
        <w:tc>
          <w:tcPr>
            <w:tcW w:w="115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300001</w:t>
            </w:r>
          </w:p>
        </w:tc>
        <w:tc>
          <w:tcPr>
            <w:tcW w:w="1080"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特锐德</w:t>
            </w:r>
          </w:p>
        </w:tc>
        <w:tc>
          <w:tcPr>
            <w:tcW w:w="1342"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2022/7/16</w:t>
            </w:r>
          </w:p>
        </w:tc>
        <w:tc>
          <w:tcPr>
            <w:tcW w:w="2553"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转股价格</w:t>
            </w:r>
            <w:r>
              <w:rPr>
                <w:rFonts w:ascii="楷体_GB2312" w:eastAsia="楷体_GB2312" w:hAnsi="楷体_GB2312" w:cs="楷体_GB2312" w:hint="eastAsia"/>
                <w:color w:val="000000"/>
                <w:szCs w:val="21"/>
              </w:rPr>
              <w:t>:10</w:t>
            </w:r>
            <w:r>
              <w:rPr>
                <w:rFonts w:ascii="楷体_GB2312" w:eastAsia="楷体_GB2312" w:hAnsi="楷体_GB2312" w:cs="楷体_GB2312" w:hint="eastAsia"/>
                <w:color w:val="000000"/>
                <w:szCs w:val="21"/>
              </w:rPr>
              <w:t>元</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股</w:t>
            </w:r>
          </w:p>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转股股份是否限售：否</w:t>
            </w:r>
          </w:p>
        </w:tc>
      </w:tr>
      <w:tr w:rsidR="00EC6A56">
        <w:tc>
          <w:tcPr>
            <w:tcW w:w="114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124998</w:t>
            </w:r>
          </w:p>
        </w:tc>
        <w:tc>
          <w:tcPr>
            <w:tcW w:w="115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定转测</w:t>
            </w:r>
            <w:r>
              <w:rPr>
                <w:rFonts w:ascii="楷体_GB2312" w:eastAsia="楷体_GB2312" w:hAnsi="楷体_GB2312" w:cs="楷体_GB2312" w:hint="eastAsia"/>
                <w:color w:val="000000"/>
                <w:szCs w:val="21"/>
              </w:rPr>
              <w:t>02</w:t>
            </w:r>
          </w:p>
        </w:tc>
        <w:tc>
          <w:tcPr>
            <w:tcW w:w="115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002008</w:t>
            </w:r>
          </w:p>
        </w:tc>
        <w:tc>
          <w:tcPr>
            <w:tcW w:w="1080"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大族激光</w:t>
            </w:r>
          </w:p>
        </w:tc>
        <w:tc>
          <w:tcPr>
            <w:tcW w:w="1342"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2022/7/16</w:t>
            </w:r>
          </w:p>
        </w:tc>
        <w:tc>
          <w:tcPr>
            <w:tcW w:w="2553"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转股价格</w:t>
            </w:r>
            <w:r>
              <w:rPr>
                <w:rFonts w:ascii="楷体_GB2312" w:eastAsia="楷体_GB2312" w:hAnsi="楷体_GB2312" w:cs="楷体_GB2312" w:hint="eastAsia"/>
                <w:color w:val="000000"/>
                <w:szCs w:val="21"/>
              </w:rPr>
              <w:t>:20</w:t>
            </w:r>
            <w:r>
              <w:rPr>
                <w:rFonts w:ascii="楷体_GB2312" w:eastAsia="楷体_GB2312" w:hAnsi="楷体_GB2312" w:cs="楷体_GB2312" w:hint="eastAsia"/>
                <w:color w:val="000000"/>
                <w:szCs w:val="21"/>
              </w:rPr>
              <w:t>元</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股</w:t>
            </w:r>
          </w:p>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转股股份是否限售：是</w:t>
            </w:r>
          </w:p>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不限售起始日：</w:t>
            </w:r>
            <w:r>
              <w:rPr>
                <w:rFonts w:ascii="楷体_GB2312" w:eastAsia="楷体_GB2312" w:hAnsi="楷体_GB2312" w:cs="楷体_GB2312" w:hint="eastAsia"/>
                <w:color w:val="000000"/>
                <w:szCs w:val="21"/>
                <w:lang w:bidi="ar"/>
              </w:rPr>
              <w:t>2022/7/18</w:t>
            </w:r>
          </w:p>
        </w:tc>
      </w:tr>
      <w:tr w:rsidR="00EC6A56">
        <w:tc>
          <w:tcPr>
            <w:tcW w:w="114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123048</w:t>
            </w:r>
          </w:p>
        </w:tc>
        <w:tc>
          <w:tcPr>
            <w:tcW w:w="1157"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应急转债</w:t>
            </w:r>
          </w:p>
        </w:tc>
        <w:tc>
          <w:tcPr>
            <w:tcW w:w="1156"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300527</w:t>
            </w:r>
          </w:p>
        </w:tc>
        <w:tc>
          <w:tcPr>
            <w:tcW w:w="1080"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中船应急</w:t>
            </w:r>
          </w:p>
        </w:tc>
        <w:tc>
          <w:tcPr>
            <w:tcW w:w="1342"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lang w:bidi="ar"/>
              </w:rPr>
              <w:t>2022/7/16</w:t>
            </w:r>
          </w:p>
        </w:tc>
        <w:tc>
          <w:tcPr>
            <w:tcW w:w="2553" w:type="dxa"/>
            <w:vAlign w:val="center"/>
          </w:tcPr>
          <w:p w:rsidR="00EC6A56" w:rsidRDefault="009350CB">
            <w:pPr>
              <w:widowControl/>
              <w:jc w:val="center"/>
              <w:rPr>
                <w:rFonts w:ascii="楷体_GB2312" w:eastAsia="楷体_GB2312" w:hAnsi="楷体_GB2312" w:cs="楷体_GB2312"/>
                <w:color w:val="000000"/>
                <w:szCs w:val="21"/>
              </w:rPr>
            </w:pPr>
            <w:r>
              <w:rPr>
                <w:rFonts w:ascii="楷体_GB2312" w:eastAsia="楷体_GB2312" w:hAnsi="楷体_GB2312" w:cs="楷体_GB2312" w:hint="eastAsia"/>
                <w:color w:val="000000"/>
                <w:szCs w:val="21"/>
              </w:rPr>
              <w:t>转股价格</w:t>
            </w:r>
            <w:r>
              <w:rPr>
                <w:rFonts w:ascii="楷体_GB2312" w:eastAsia="楷体_GB2312" w:hAnsi="楷体_GB2312" w:cs="楷体_GB2312" w:hint="eastAsia"/>
                <w:color w:val="000000"/>
                <w:szCs w:val="21"/>
              </w:rPr>
              <w:t>:5.04</w:t>
            </w:r>
            <w:r>
              <w:rPr>
                <w:rFonts w:ascii="楷体_GB2312" w:eastAsia="楷体_GB2312" w:hAnsi="楷体_GB2312" w:cs="楷体_GB2312" w:hint="eastAsia"/>
                <w:color w:val="000000"/>
                <w:szCs w:val="21"/>
              </w:rPr>
              <w:t>元</w:t>
            </w:r>
            <w:r>
              <w:rPr>
                <w:rFonts w:ascii="楷体_GB2312" w:eastAsia="楷体_GB2312" w:hAnsi="楷体_GB2312" w:cs="楷体_GB2312" w:hint="eastAsia"/>
                <w:color w:val="000000"/>
                <w:szCs w:val="21"/>
              </w:rPr>
              <w:t>/</w:t>
            </w:r>
            <w:r>
              <w:rPr>
                <w:rFonts w:ascii="楷体_GB2312" w:eastAsia="楷体_GB2312" w:hAnsi="楷体_GB2312" w:cs="楷体_GB2312" w:hint="eastAsia"/>
                <w:color w:val="000000"/>
                <w:szCs w:val="21"/>
              </w:rPr>
              <w:t>股</w:t>
            </w:r>
          </w:p>
        </w:tc>
      </w:tr>
    </w:tbl>
    <w:p w:rsidR="00EC6A56" w:rsidRDefault="009350CB">
      <w:pPr>
        <w:pStyle w:val="af1"/>
        <w:numPr>
          <w:ilvl w:val="0"/>
          <w:numId w:val="6"/>
        </w:numPr>
        <w:spacing w:line="560" w:lineRule="exact"/>
        <w:ind w:firstLineChars="0" w:firstLine="560"/>
        <w:jc w:val="left"/>
        <w:outlineLvl w:val="1"/>
        <w:rPr>
          <w:rFonts w:ascii="楷体_GB2312" w:eastAsia="楷体_GB2312"/>
          <w:color w:val="000000"/>
          <w:sz w:val="28"/>
          <w:szCs w:val="28"/>
          <w:lang w:bidi="ar"/>
        </w:rPr>
      </w:pPr>
      <w:r>
        <w:rPr>
          <w:rFonts w:ascii="楷体_GB2312" w:eastAsia="楷体_GB2312" w:hint="eastAsia"/>
          <w:color w:val="000000"/>
          <w:sz w:val="28"/>
          <w:szCs w:val="28"/>
          <w:lang w:bidi="ar"/>
        </w:rPr>
        <w:t>债券分销业务参数</w:t>
      </w:r>
    </w:p>
    <w:p w:rsidR="00EC6A56" w:rsidRDefault="009350CB">
      <w:pPr>
        <w:ind w:left="72"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使用临时分销代码</w:t>
      </w:r>
      <w:r>
        <w:rPr>
          <w:rFonts w:ascii="楷体_GB2312" w:eastAsia="楷体_GB2312" w:hAnsi="楷体_GB2312" w:cs="楷体_GB2312" w:hint="eastAsia"/>
          <w:color w:val="000000"/>
          <w:sz w:val="28"/>
          <w:szCs w:val="22"/>
        </w:rPr>
        <w:t>101699</w:t>
      </w:r>
      <w:r>
        <w:rPr>
          <w:rFonts w:ascii="楷体_GB2312" w:eastAsia="楷体_GB2312" w:hAnsi="楷体_GB2312" w:cs="楷体_GB2312" w:hint="eastAsia"/>
          <w:color w:val="000000"/>
          <w:sz w:val="28"/>
          <w:szCs w:val="22"/>
        </w:rPr>
        <w:t>、</w:t>
      </w:r>
      <w:r>
        <w:rPr>
          <w:rFonts w:ascii="楷体_GB2312" w:eastAsia="楷体_GB2312" w:hAnsi="楷体_GB2312" w:cs="楷体_GB2312" w:hint="eastAsia"/>
          <w:color w:val="000000"/>
          <w:sz w:val="28"/>
          <w:szCs w:val="22"/>
        </w:rPr>
        <w:t>101657</w:t>
      </w:r>
      <w:r>
        <w:rPr>
          <w:rFonts w:ascii="楷体_GB2312" w:eastAsia="楷体_GB2312" w:hAnsi="楷体_GB2312" w:cs="楷体_GB2312" w:hint="eastAsia"/>
          <w:color w:val="000000"/>
          <w:sz w:val="28"/>
          <w:szCs w:val="22"/>
        </w:rPr>
        <w:t>进行债券分销测试，且不转换为债券上市代码。</w:t>
      </w:r>
    </w:p>
    <w:tbl>
      <w:tblPr>
        <w:tblW w:w="7421" w:type="dxa"/>
        <w:jc w:val="center"/>
        <w:tblLayout w:type="fixed"/>
        <w:tblLook w:val="04A0" w:firstRow="1" w:lastRow="0" w:firstColumn="1" w:lastColumn="0" w:noHBand="0" w:noVBand="1"/>
      </w:tblPr>
      <w:tblGrid>
        <w:gridCol w:w="1726"/>
        <w:gridCol w:w="2847"/>
        <w:gridCol w:w="2848"/>
      </w:tblGrid>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BFBFBF" w:themeFill="background1" w:themeFillShade="BF"/>
            <w:noWrap/>
            <w:vAlign w:val="center"/>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项目</w:t>
            </w:r>
          </w:p>
        </w:tc>
        <w:tc>
          <w:tcPr>
            <w:tcW w:w="2847"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center"/>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国债分销</w:t>
            </w:r>
          </w:p>
        </w:tc>
        <w:tc>
          <w:tcPr>
            <w:tcW w:w="2848" w:type="dxa"/>
            <w:tcBorders>
              <w:top w:val="single" w:sz="4" w:space="0" w:color="auto"/>
              <w:left w:val="nil"/>
              <w:bottom w:val="single" w:sz="4" w:space="0" w:color="auto"/>
              <w:right w:val="single" w:sz="4" w:space="0" w:color="auto"/>
            </w:tcBorders>
            <w:shd w:val="clear" w:color="auto" w:fill="BFBFBF" w:themeFill="background1" w:themeFillShade="BF"/>
            <w:noWrap/>
            <w:vAlign w:val="center"/>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企业债分销</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分销代码</w:t>
            </w:r>
          </w:p>
        </w:tc>
        <w:tc>
          <w:tcPr>
            <w:tcW w:w="2847" w:type="dxa"/>
            <w:tcBorders>
              <w:top w:val="single" w:sz="4" w:space="0" w:color="auto"/>
              <w:left w:val="single" w:sz="4" w:space="0" w:color="auto"/>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101699</w:t>
            </w:r>
          </w:p>
        </w:tc>
        <w:tc>
          <w:tcPr>
            <w:tcW w:w="2848" w:type="dxa"/>
            <w:tcBorders>
              <w:top w:val="single" w:sz="4" w:space="0" w:color="auto"/>
              <w:left w:val="nil"/>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101657</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简称</w:t>
            </w:r>
          </w:p>
        </w:tc>
        <w:tc>
          <w:tcPr>
            <w:tcW w:w="2847" w:type="dxa"/>
            <w:tcBorders>
              <w:top w:val="single" w:sz="4" w:space="0" w:color="auto"/>
              <w:left w:val="single" w:sz="4" w:space="0" w:color="auto"/>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国债分销</w:t>
            </w:r>
          </w:p>
        </w:tc>
        <w:tc>
          <w:tcPr>
            <w:tcW w:w="2848" w:type="dxa"/>
            <w:tcBorders>
              <w:top w:val="single" w:sz="4" w:space="0" w:color="auto"/>
              <w:left w:val="nil"/>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企债分销</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挂牌代码</w:t>
            </w:r>
          </w:p>
        </w:tc>
        <w:tc>
          <w:tcPr>
            <w:tcW w:w="2847" w:type="dxa"/>
            <w:tcBorders>
              <w:top w:val="single" w:sz="4" w:space="0" w:color="auto"/>
              <w:left w:val="single" w:sz="4" w:space="0" w:color="auto"/>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100999</w:t>
            </w:r>
          </w:p>
        </w:tc>
        <w:tc>
          <w:tcPr>
            <w:tcW w:w="2848" w:type="dxa"/>
            <w:tcBorders>
              <w:top w:val="single" w:sz="4" w:space="0" w:color="auto"/>
              <w:left w:val="nil"/>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111999</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转换比例</w:t>
            </w:r>
          </w:p>
        </w:tc>
        <w:tc>
          <w:tcPr>
            <w:tcW w:w="2847" w:type="dxa"/>
            <w:tcBorders>
              <w:top w:val="single" w:sz="4" w:space="0" w:color="auto"/>
              <w:left w:val="single" w:sz="4" w:space="0" w:color="auto"/>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w:t>
            </w:r>
          </w:p>
        </w:tc>
        <w:tc>
          <w:tcPr>
            <w:tcW w:w="2848" w:type="dxa"/>
            <w:tcBorders>
              <w:top w:val="single" w:sz="4" w:space="0" w:color="auto"/>
              <w:left w:val="nil"/>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主承销商</w:t>
            </w:r>
          </w:p>
        </w:tc>
        <w:tc>
          <w:tcPr>
            <w:tcW w:w="2847"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999996</w:t>
            </w:r>
          </w:p>
        </w:tc>
        <w:tc>
          <w:tcPr>
            <w:tcW w:w="2848" w:type="dxa"/>
            <w:tcBorders>
              <w:top w:val="single" w:sz="4" w:space="0" w:color="auto"/>
              <w:left w:val="nil"/>
              <w:bottom w:val="single" w:sz="4" w:space="0" w:color="auto"/>
              <w:right w:val="single" w:sz="4" w:space="0" w:color="auto"/>
            </w:tcBorders>
            <w:shd w:val="clear" w:color="auto" w:fill="auto"/>
            <w:noWrap/>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999996</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主承销商账户</w:t>
            </w:r>
          </w:p>
        </w:tc>
        <w:tc>
          <w:tcPr>
            <w:tcW w:w="2847" w:type="dxa"/>
            <w:tcBorders>
              <w:top w:val="single" w:sz="4" w:space="0" w:color="auto"/>
              <w:left w:val="single" w:sz="4" w:space="0" w:color="auto"/>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0809900001</w:t>
            </w:r>
          </w:p>
        </w:tc>
        <w:tc>
          <w:tcPr>
            <w:tcW w:w="2848" w:type="dxa"/>
            <w:tcBorders>
              <w:top w:val="single" w:sz="4" w:space="0" w:color="auto"/>
              <w:left w:val="nil"/>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0809900001</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分销价格</w:t>
            </w:r>
          </w:p>
        </w:tc>
        <w:tc>
          <w:tcPr>
            <w:tcW w:w="2847"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元</w:t>
            </w:r>
          </w:p>
        </w:tc>
        <w:tc>
          <w:tcPr>
            <w:tcW w:w="2848" w:type="dxa"/>
            <w:tcBorders>
              <w:top w:val="single" w:sz="4" w:space="0" w:color="auto"/>
              <w:left w:val="nil"/>
              <w:bottom w:val="single" w:sz="4" w:space="0" w:color="auto"/>
              <w:right w:val="single" w:sz="4" w:space="0" w:color="auto"/>
            </w:tcBorders>
            <w:shd w:val="clear" w:color="auto" w:fill="auto"/>
            <w:noWrap/>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元</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分销总量</w:t>
            </w:r>
          </w:p>
        </w:tc>
        <w:tc>
          <w:tcPr>
            <w:tcW w:w="2847" w:type="dxa"/>
            <w:tcBorders>
              <w:top w:val="single" w:sz="4" w:space="0" w:color="auto"/>
              <w:left w:val="single" w:sz="4" w:space="0" w:color="auto"/>
              <w:bottom w:val="single" w:sz="4" w:space="0" w:color="auto"/>
              <w:right w:val="single" w:sz="4" w:space="0" w:color="auto"/>
            </w:tcBorders>
            <w:shd w:val="clear" w:color="auto" w:fill="auto"/>
            <w:noWrap/>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亿元（即</w:t>
            </w:r>
            <w:r>
              <w:rPr>
                <w:rFonts w:ascii="楷体_GB2312" w:eastAsia="楷体_GB2312" w:hAnsi="楷体_GB2312" w:cs="楷体_GB2312" w:hint="eastAsia"/>
                <w:color w:val="000000"/>
                <w:szCs w:val="21"/>
                <w:lang w:bidi="ar"/>
              </w:rPr>
              <w:t>1</w:t>
            </w:r>
            <w:r>
              <w:rPr>
                <w:rFonts w:ascii="楷体_GB2312" w:eastAsia="楷体_GB2312" w:hAnsi="楷体_GB2312" w:cs="楷体_GB2312" w:hint="eastAsia"/>
                <w:color w:val="000000"/>
                <w:szCs w:val="21"/>
                <w:lang w:bidi="ar"/>
              </w:rPr>
              <w:t>亿张）</w:t>
            </w:r>
          </w:p>
        </w:tc>
        <w:tc>
          <w:tcPr>
            <w:tcW w:w="2848" w:type="dxa"/>
            <w:tcBorders>
              <w:top w:val="single" w:sz="4" w:space="0" w:color="auto"/>
              <w:left w:val="nil"/>
              <w:bottom w:val="single" w:sz="4" w:space="0" w:color="auto"/>
              <w:right w:val="single" w:sz="4" w:space="0" w:color="auto"/>
            </w:tcBorders>
            <w:shd w:val="clear" w:color="auto" w:fill="auto"/>
            <w:noWrap/>
            <w:vAlign w:val="center"/>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亿元（即</w:t>
            </w:r>
            <w:r>
              <w:rPr>
                <w:rFonts w:ascii="楷体_GB2312" w:eastAsia="楷体_GB2312" w:hAnsi="楷体_GB2312" w:cs="楷体_GB2312" w:hint="eastAsia"/>
                <w:color w:val="000000"/>
                <w:szCs w:val="21"/>
                <w:lang w:bidi="ar"/>
              </w:rPr>
              <w:t>1</w:t>
            </w:r>
            <w:r>
              <w:rPr>
                <w:rFonts w:ascii="楷体_GB2312" w:eastAsia="楷体_GB2312" w:hAnsi="楷体_GB2312" w:cs="楷体_GB2312" w:hint="eastAsia"/>
                <w:color w:val="000000"/>
                <w:szCs w:val="21"/>
                <w:lang w:bidi="ar"/>
              </w:rPr>
              <w:t>亿张）</w:t>
            </w:r>
          </w:p>
        </w:tc>
      </w:tr>
      <w:tr w:rsidR="00EC6A56">
        <w:trPr>
          <w:trHeight w:val="270"/>
          <w:jc w:val="center"/>
        </w:trPr>
        <w:tc>
          <w:tcPr>
            <w:tcW w:w="1726" w:type="dxa"/>
            <w:tcBorders>
              <w:top w:val="single" w:sz="4" w:space="0" w:color="auto"/>
              <w:left w:val="single" w:sz="8" w:space="0" w:color="auto"/>
              <w:bottom w:val="single" w:sz="4" w:space="0" w:color="auto"/>
              <w:right w:val="nil"/>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分销日期</w:t>
            </w:r>
          </w:p>
        </w:tc>
        <w:tc>
          <w:tcPr>
            <w:tcW w:w="2847" w:type="dxa"/>
            <w:tcBorders>
              <w:top w:val="single" w:sz="4" w:space="0" w:color="auto"/>
              <w:left w:val="single" w:sz="4" w:space="0" w:color="auto"/>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7</w:t>
            </w:r>
            <w:r>
              <w:rPr>
                <w:rFonts w:ascii="楷体_GB2312" w:eastAsia="楷体_GB2312" w:hAnsi="楷体_GB2312" w:cs="楷体_GB2312" w:hint="eastAsia"/>
                <w:color w:val="000000"/>
                <w:szCs w:val="21"/>
                <w:lang w:bidi="ar"/>
              </w:rPr>
              <w:t>月</w:t>
            </w:r>
            <w:r>
              <w:rPr>
                <w:rFonts w:ascii="楷体_GB2312" w:eastAsia="楷体_GB2312" w:hAnsi="楷体_GB2312" w:cs="楷体_GB2312" w:hint="eastAsia"/>
                <w:color w:val="000000"/>
                <w:szCs w:val="21"/>
                <w:lang w:bidi="ar"/>
              </w:rPr>
              <w:t>16</w:t>
            </w:r>
            <w:r>
              <w:rPr>
                <w:rFonts w:ascii="楷体_GB2312" w:eastAsia="楷体_GB2312" w:hAnsi="楷体_GB2312" w:cs="楷体_GB2312" w:hint="eastAsia"/>
                <w:color w:val="000000"/>
                <w:szCs w:val="21"/>
                <w:lang w:bidi="ar"/>
              </w:rPr>
              <w:t>日至</w:t>
            </w:r>
            <w:r>
              <w:rPr>
                <w:rFonts w:ascii="楷体_GB2312" w:eastAsia="楷体_GB2312" w:hAnsi="楷体_GB2312" w:cs="楷体_GB2312" w:hint="eastAsia"/>
                <w:color w:val="000000"/>
                <w:szCs w:val="21"/>
                <w:lang w:bidi="ar"/>
              </w:rPr>
              <w:t>17</w:t>
            </w:r>
            <w:r>
              <w:rPr>
                <w:rFonts w:ascii="楷体_GB2312" w:eastAsia="楷体_GB2312" w:hAnsi="楷体_GB2312" w:cs="楷体_GB2312" w:hint="eastAsia"/>
                <w:color w:val="000000"/>
                <w:szCs w:val="21"/>
                <w:lang w:bidi="ar"/>
              </w:rPr>
              <w:t>日</w:t>
            </w:r>
          </w:p>
        </w:tc>
        <w:tc>
          <w:tcPr>
            <w:tcW w:w="2848" w:type="dxa"/>
            <w:tcBorders>
              <w:top w:val="single" w:sz="4" w:space="0" w:color="auto"/>
              <w:left w:val="nil"/>
              <w:bottom w:val="single" w:sz="4" w:space="0" w:color="auto"/>
              <w:right w:val="single" w:sz="4" w:space="0" w:color="auto"/>
            </w:tcBorders>
            <w:shd w:val="clear" w:color="auto" w:fill="auto"/>
            <w:noWrap/>
          </w:tcPr>
          <w:p w:rsidR="00EC6A56" w:rsidRDefault="009350CB">
            <w:pPr>
              <w:widowControl/>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7</w:t>
            </w:r>
            <w:r>
              <w:rPr>
                <w:rFonts w:ascii="楷体_GB2312" w:eastAsia="楷体_GB2312" w:hAnsi="楷体_GB2312" w:cs="楷体_GB2312" w:hint="eastAsia"/>
                <w:color w:val="000000"/>
                <w:szCs w:val="21"/>
                <w:lang w:bidi="ar"/>
              </w:rPr>
              <w:t>月</w:t>
            </w:r>
            <w:r>
              <w:rPr>
                <w:rFonts w:ascii="楷体_GB2312" w:eastAsia="楷体_GB2312" w:hAnsi="楷体_GB2312" w:cs="楷体_GB2312" w:hint="eastAsia"/>
                <w:color w:val="000000"/>
                <w:szCs w:val="21"/>
                <w:lang w:bidi="ar"/>
              </w:rPr>
              <w:t>16</w:t>
            </w:r>
            <w:r>
              <w:rPr>
                <w:rFonts w:ascii="楷体_GB2312" w:eastAsia="楷体_GB2312" w:hAnsi="楷体_GB2312" w:cs="楷体_GB2312" w:hint="eastAsia"/>
                <w:color w:val="000000"/>
                <w:szCs w:val="21"/>
                <w:lang w:bidi="ar"/>
              </w:rPr>
              <w:t>日至</w:t>
            </w:r>
            <w:r>
              <w:rPr>
                <w:rFonts w:ascii="楷体_GB2312" w:eastAsia="楷体_GB2312" w:hAnsi="楷体_GB2312" w:cs="楷体_GB2312" w:hint="eastAsia"/>
                <w:color w:val="000000"/>
                <w:szCs w:val="21"/>
                <w:lang w:bidi="ar"/>
              </w:rPr>
              <w:t>17</w:t>
            </w:r>
            <w:r>
              <w:rPr>
                <w:rFonts w:ascii="楷体_GB2312" w:eastAsia="楷体_GB2312" w:hAnsi="楷体_GB2312" w:cs="楷体_GB2312" w:hint="eastAsia"/>
                <w:color w:val="000000"/>
                <w:szCs w:val="21"/>
                <w:lang w:bidi="ar"/>
              </w:rPr>
              <w:t>日</w:t>
            </w:r>
          </w:p>
        </w:tc>
      </w:tr>
    </w:tbl>
    <w:p w:rsidR="00EC6A56" w:rsidRDefault="009350CB">
      <w:pPr>
        <w:pStyle w:val="af1"/>
        <w:numPr>
          <w:ilvl w:val="0"/>
          <w:numId w:val="6"/>
        </w:numPr>
        <w:spacing w:line="560" w:lineRule="exact"/>
        <w:ind w:firstLineChars="0" w:firstLine="560"/>
        <w:outlineLvl w:val="1"/>
        <w:rPr>
          <w:rFonts w:ascii="楷体_GB2312" w:eastAsia="楷体_GB2312"/>
          <w:color w:val="000000"/>
          <w:sz w:val="28"/>
          <w:szCs w:val="28"/>
        </w:rPr>
      </w:pPr>
      <w:r>
        <w:rPr>
          <w:rFonts w:ascii="楷体_GB2312" w:eastAsia="楷体_GB2312" w:hint="eastAsia"/>
          <w:color w:val="000000"/>
          <w:sz w:val="28"/>
          <w:szCs w:val="28"/>
        </w:rPr>
        <w:t>派息及兑付业务参数</w:t>
      </w:r>
    </w:p>
    <w:p w:rsidR="00EC6A56" w:rsidRDefault="009350CB">
      <w:pPr>
        <w:ind w:left="72"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测试期间，债券借贷业务的参测机构需先用下列证券作为质押物或标的券达成合约，再测试质押资金及标的券权益相关场景。</w:t>
      </w:r>
    </w:p>
    <w:p w:rsidR="00EC6A56" w:rsidRDefault="009350CB">
      <w:pPr>
        <w:pStyle w:val="af1"/>
        <w:numPr>
          <w:ilvl w:val="0"/>
          <w:numId w:val="8"/>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债券派息</w:t>
      </w:r>
    </w:p>
    <w:tbl>
      <w:tblPr>
        <w:tblStyle w:val="ab"/>
        <w:tblW w:w="8458" w:type="dxa"/>
        <w:jc w:val="center"/>
        <w:tblLayout w:type="fixed"/>
        <w:tblLook w:val="04A0" w:firstRow="1" w:lastRow="0" w:firstColumn="1" w:lastColumn="0" w:noHBand="0" w:noVBand="1"/>
      </w:tblPr>
      <w:tblGrid>
        <w:gridCol w:w="1497"/>
        <w:gridCol w:w="1856"/>
        <w:gridCol w:w="2404"/>
        <w:gridCol w:w="2701"/>
      </w:tblGrid>
      <w:tr w:rsidR="00EC6A56">
        <w:trPr>
          <w:trHeight w:val="334"/>
          <w:jc w:val="center"/>
        </w:trPr>
        <w:tc>
          <w:tcPr>
            <w:tcW w:w="1497"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证券代码</w:t>
            </w:r>
          </w:p>
        </w:tc>
        <w:tc>
          <w:tcPr>
            <w:tcW w:w="1856"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证券简称</w:t>
            </w:r>
          </w:p>
        </w:tc>
        <w:tc>
          <w:tcPr>
            <w:tcW w:w="2404"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业务日期</w:t>
            </w:r>
          </w:p>
        </w:tc>
        <w:tc>
          <w:tcPr>
            <w:tcW w:w="2701"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业务方案</w:t>
            </w:r>
          </w:p>
        </w:tc>
      </w:tr>
      <w:tr w:rsidR="00EC6A56">
        <w:trPr>
          <w:trHeight w:val="572"/>
          <w:jc w:val="center"/>
        </w:trPr>
        <w:tc>
          <w:tcPr>
            <w:tcW w:w="1497"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191119</w:t>
            </w:r>
          </w:p>
        </w:tc>
        <w:tc>
          <w:tcPr>
            <w:tcW w:w="1856"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河北</w:t>
            </w:r>
            <w:r>
              <w:rPr>
                <w:rFonts w:ascii="楷体_GB2312" w:eastAsia="楷体_GB2312" w:hAnsi="楷体_GB2312" w:cs="楷体_GB2312" w:hint="eastAsia"/>
                <w:color w:val="000000"/>
                <w:szCs w:val="21"/>
                <w:lang w:bidi="ar"/>
              </w:rPr>
              <w:t>2047</w:t>
            </w:r>
          </w:p>
        </w:tc>
        <w:tc>
          <w:tcPr>
            <w:tcW w:w="2404"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2022-7-16</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2022-7-17</w:t>
            </w:r>
          </w:p>
        </w:tc>
        <w:tc>
          <w:tcPr>
            <w:tcW w:w="2701"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每张利息</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tc>
      </w:tr>
      <w:tr w:rsidR="00EC6A56">
        <w:trPr>
          <w:trHeight w:val="465"/>
          <w:jc w:val="center"/>
        </w:trPr>
        <w:tc>
          <w:tcPr>
            <w:tcW w:w="1497"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111103</w:t>
            </w:r>
          </w:p>
        </w:tc>
        <w:tc>
          <w:tcPr>
            <w:tcW w:w="1856"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21</w:t>
            </w:r>
            <w:r>
              <w:rPr>
                <w:rFonts w:ascii="楷体_GB2312" w:eastAsia="楷体_GB2312" w:hAnsi="楷体_GB2312" w:cs="楷体_GB2312" w:hint="eastAsia"/>
                <w:color w:val="000000"/>
                <w:szCs w:val="21"/>
                <w:lang w:bidi="ar"/>
              </w:rPr>
              <w:t>粤能</w:t>
            </w:r>
            <w:r>
              <w:rPr>
                <w:rFonts w:ascii="楷体_GB2312" w:eastAsia="楷体_GB2312" w:hAnsi="楷体_GB2312" w:cs="楷体_GB2312" w:hint="eastAsia"/>
                <w:color w:val="000000"/>
                <w:szCs w:val="21"/>
                <w:lang w:bidi="ar"/>
              </w:rPr>
              <w:t>01</w:t>
            </w:r>
          </w:p>
        </w:tc>
        <w:tc>
          <w:tcPr>
            <w:tcW w:w="2404"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2022-7-16</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2022-7-17</w:t>
            </w:r>
          </w:p>
        </w:tc>
        <w:tc>
          <w:tcPr>
            <w:tcW w:w="2701"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每张利息</w:t>
            </w:r>
            <w:r>
              <w:rPr>
                <w:rFonts w:ascii="楷体_GB2312" w:eastAsia="楷体_GB2312" w:hAnsi="楷体_GB2312" w:cs="楷体_GB2312"/>
                <w:color w:val="000000"/>
                <w:szCs w:val="21"/>
                <w:lang w:bidi="ar"/>
              </w:rPr>
              <w:t>5</w:t>
            </w:r>
            <w:r>
              <w:rPr>
                <w:rFonts w:ascii="楷体_GB2312" w:eastAsia="楷体_GB2312" w:hAnsi="楷体_GB2312" w:cs="楷体_GB2312" w:hint="eastAsia"/>
                <w:color w:val="000000"/>
                <w:szCs w:val="21"/>
                <w:lang w:bidi="ar"/>
              </w:rPr>
              <w:t>元</w:t>
            </w:r>
          </w:p>
        </w:tc>
      </w:tr>
      <w:tr w:rsidR="00EC6A56">
        <w:trPr>
          <w:trHeight w:val="513"/>
          <w:jc w:val="center"/>
        </w:trPr>
        <w:tc>
          <w:tcPr>
            <w:tcW w:w="1497"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149339</w:t>
            </w:r>
          </w:p>
        </w:tc>
        <w:tc>
          <w:tcPr>
            <w:tcW w:w="1856"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兴城</w:t>
            </w:r>
            <w:r>
              <w:rPr>
                <w:rFonts w:ascii="楷体_GB2312" w:eastAsia="楷体_GB2312" w:hAnsi="楷体_GB2312" w:cs="楷体_GB2312" w:hint="eastAsia"/>
                <w:color w:val="000000"/>
                <w:szCs w:val="21"/>
                <w:lang w:bidi="ar"/>
              </w:rPr>
              <w:t>Y5</w:t>
            </w:r>
          </w:p>
        </w:tc>
        <w:tc>
          <w:tcPr>
            <w:tcW w:w="2404"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2022-7-16</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2022-7-17</w:t>
            </w:r>
          </w:p>
        </w:tc>
        <w:tc>
          <w:tcPr>
            <w:tcW w:w="2701"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每张利息</w:t>
            </w:r>
            <w:r>
              <w:rPr>
                <w:rFonts w:ascii="楷体_GB2312" w:eastAsia="楷体_GB2312" w:hAnsi="楷体_GB2312" w:cs="楷体_GB2312"/>
                <w:color w:val="000000"/>
                <w:szCs w:val="21"/>
                <w:lang w:bidi="ar"/>
              </w:rPr>
              <w:t>5</w:t>
            </w:r>
            <w:r>
              <w:rPr>
                <w:rFonts w:ascii="楷体_GB2312" w:eastAsia="楷体_GB2312" w:hAnsi="楷体_GB2312" w:cs="楷体_GB2312" w:hint="eastAsia"/>
                <w:color w:val="000000"/>
                <w:szCs w:val="21"/>
                <w:lang w:bidi="ar"/>
              </w:rPr>
              <w:t>元</w:t>
            </w:r>
          </w:p>
        </w:tc>
      </w:tr>
    </w:tbl>
    <w:p w:rsidR="00EC6A56" w:rsidRDefault="009350CB">
      <w:pPr>
        <w:pStyle w:val="af1"/>
        <w:numPr>
          <w:ilvl w:val="0"/>
          <w:numId w:val="8"/>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债券兑付</w:t>
      </w:r>
    </w:p>
    <w:tbl>
      <w:tblPr>
        <w:tblStyle w:val="ab"/>
        <w:tblW w:w="8517" w:type="dxa"/>
        <w:jc w:val="center"/>
        <w:tblLayout w:type="fixed"/>
        <w:tblLook w:val="04A0" w:firstRow="1" w:lastRow="0" w:firstColumn="1" w:lastColumn="0" w:noHBand="0" w:noVBand="1"/>
      </w:tblPr>
      <w:tblGrid>
        <w:gridCol w:w="1448"/>
        <w:gridCol w:w="1514"/>
        <w:gridCol w:w="2761"/>
        <w:gridCol w:w="2794"/>
      </w:tblGrid>
      <w:tr w:rsidR="00EC6A56">
        <w:trPr>
          <w:trHeight w:val="340"/>
          <w:tblHeader/>
          <w:jc w:val="center"/>
        </w:trPr>
        <w:tc>
          <w:tcPr>
            <w:tcW w:w="1448"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证券代码</w:t>
            </w:r>
          </w:p>
        </w:tc>
        <w:tc>
          <w:tcPr>
            <w:tcW w:w="1514"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证券简称</w:t>
            </w:r>
          </w:p>
        </w:tc>
        <w:tc>
          <w:tcPr>
            <w:tcW w:w="2761"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业务日期</w:t>
            </w:r>
          </w:p>
        </w:tc>
        <w:tc>
          <w:tcPr>
            <w:tcW w:w="2794"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业务方案</w:t>
            </w:r>
          </w:p>
        </w:tc>
      </w:tr>
      <w:tr w:rsidR="00EC6A56">
        <w:trPr>
          <w:trHeight w:val="1208"/>
          <w:jc w:val="center"/>
        </w:trPr>
        <w:tc>
          <w:tcPr>
            <w:tcW w:w="1448"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117179</w:t>
            </w:r>
          </w:p>
        </w:tc>
        <w:tc>
          <w:tcPr>
            <w:tcW w:w="1514"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w:t>
            </w:r>
            <w:r>
              <w:rPr>
                <w:rFonts w:ascii="楷体_GB2312" w:eastAsia="楷体_GB2312" w:hAnsi="楷体_GB2312" w:cs="楷体_GB2312" w:hint="eastAsia"/>
                <w:color w:val="000000"/>
                <w:szCs w:val="21"/>
                <w:lang w:bidi="ar"/>
              </w:rPr>
              <w:t>中希</w:t>
            </w:r>
            <w:r>
              <w:rPr>
                <w:rFonts w:ascii="楷体_GB2312" w:eastAsia="楷体_GB2312" w:hAnsi="楷体_GB2312" w:cs="楷体_GB2312" w:hint="eastAsia"/>
                <w:color w:val="000000"/>
                <w:szCs w:val="21"/>
                <w:lang w:bidi="ar"/>
              </w:rPr>
              <w:t>E1</w:t>
            </w:r>
          </w:p>
        </w:tc>
        <w:tc>
          <w:tcPr>
            <w:tcW w:w="2761"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2022-7-16</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2022-7-17</w:t>
            </w:r>
          </w:p>
        </w:tc>
        <w:tc>
          <w:tcPr>
            <w:tcW w:w="2794"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全部兑付</w:t>
            </w:r>
          </w:p>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元</w:t>
            </w:r>
          </w:p>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tc>
      </w:tr>
      <w:tr w:rsidR="00EC6A56">
        <w:trPr>
          <w:trHeight w:val="1208"/>
          <w:jc w:val="center"/>
        </w:trPr>
        <w:tc>
          <w:tcPr>
            <w:tcW w:w="1448"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111941</w:t>
            </w:r>
          </w:p>
        </w:tc>
        <w:tc>
          <w:tcPr>
            <w:tcW w:w="1514"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铁道</w:t>
            </w:r>
            <w:r>
              <w:rPr>
                <w:rFonts w:ascii="楷体_GB2312" w:eastAsia="楷体_GB2312" w:hAnsi="楷体_GB2312" w:cs="楷体_GB2312" w:hint="eastAsia"/>
                <w:color w:val="000000"/>
                <w:szCs w:val="21"/>
                <w:lang w:bidi="ar"/>
              </w:rPr>
              <w:t>2101</w:t>
            </w:r>
          </w:p>
        </w:tc>
        <w:tc>
          <w:tcPr>
            <w:tcW w:w="2761"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2022-7-16</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2022-7-17</w:t>
            </w:r>
          </w:p>
        </w:tc>
        <w:tc>
          <w:tcPr>
            <w:tcW w:w="2794"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全部兑付</w:t>
            </w:r>
          </w:p>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100</w:t>
            </w:r>
            <w:r>
              <w:rPr>
                <w:rFonts w:ascii="楷体_GB2312" w:eastAsia="楷体_GB2312" w:hAnsi="楷体_GB2312" w:cs="楷体_GB2312" w:hint="eastAsia"/>
                <w:color w:val="000000"/>
                <w:szCs w:val="21"/>
                <w:lang w:bidi="ar"/>
              </w:rPr>
              <w:t>元</w:t>
            </w:r>
          </w:p>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tc>
      </w:tr>
    </w:tbl>
    <w:p w:rsidR="00EC6A56" w:rsidRDefault="009350CB">
      <w:pPr>
        <w:pStyle w:val="af1"/>
        <w:numPr>
          <w:ilvl w:val="0"/>
          <w:numId w:val="8"/>
        </w:numPr>
        <w:ind w:firstLineChars="0" w:firstLine="0"/>
        <w:outlineLvl w:val="2"/>
        <w:rPr>
          <w:rFonts w:ascii="楷体_GB2312" w:eastAsia="楷体_GB2312"/>
          <w:color w:val="000000"/>
          <w:sz w:val="28"/>
          <w:szCs w:val="28"/>
        </w:rPr>
      </w:pPr>
      <w:r>
        <w:rPr>
          <w:rFonts w:ascii="楷体_GB2312" w:eastAsia="楷体_GB2312" w:hint="eastAsia"/>
          <w:color w:val="000000"/>
          <w:sz w:val="28"/>
          <w:szCs w:val="28"/>
        </w:rPr>
        <w:t>债券分批兑付</w:t>
      </w:r>
    </w:p>
    <w:tbl>
      <w:tblPr>
        <w:tblStyle w:val="ab"/>
        <w:tblW w:w="8618" w:type="dxa"/>
        <w:jc w:val="center"/>
        <w:tblLayout w:type="fixed"/>
        <w:tblLook w:val="04A0" w:firstRow="1" w:lastRow="0" w:firstColumn="1" w:lastColumn="0" w:noHBand="0" w:noVBand="1"/>
      </w:tblPr>
      <w:tblGrid>
        <w:gridCol w:w="1539"/>
        <w:gridCol w:w="1602"/>
        <w:gridCol w:w="2567"/>
        <w:gridCol w:w="2910"/>
      </w:tblGrid>
      <w:tr w:rsidR="00EC6A56">
        <w:trPr>
          <w:trHeight w:val="327"/>
          <w:jc w:val="center"/>
        </w:trPr>
        <w:tc>
          <w:tcPr>
            <w:tcW w:w="1539"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证券代码</w:t>
            </w:r>
          </w:p>
        </w:tc>
        <w:tc>
          <w:tcPr>
            <w:tcW w:w="1602"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证券简称</w:t>
            </w:r>
          </w:p>
        </w:tc>
        <w:tc>
          <w:tcPr>
            <w:tcW w:w="2567"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业务日期</w:t>
            </w:r>
          </w:p>
        </w:tc>
        <w:tc>
          <w:tcPr>
            <w:tcW w:w="2910"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业务方案</w:t>
            </w:r>
          </w:p>
        </w:tc>
      </w:tr>
      <w:tr w:rsidR="00EC6A56">
        <w:trPr>
          <w:trHeight w:val="1290"/>
          <w:jc w:val="center"/>
        </w:trPr>
        <w:tc>
          <w:tcPr>
            <w:tcW w:w="1539"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108613</w:t>
            </w:r>
          </w:p>
        </w:tc>
        <w:tc>
          <w:tcPr>
            <w:tcW w:w="1602"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国开</w:t>
            </w:r>
            <w:r>
              <w:rPr>
                <w:rFonts w:ascii="楷体_GB2312" w:eastAsia="楷体_GB2312" w:hAnsi="楷体_GB2312" w:cs="楷体_GB2312" w:hint="eastAsia"/>
                <w:color w:val="000000"/>
                <w:szCs w:val="21"/>
                <w:lang w:bidi="ar"/>
              </w:rPr>
              <w:t>2103</w:t>
            </w:r>
          </w:p>
        </w:tc>
        <w:tc>
          <w:tcPr>
            <w:tcW w:w="2567"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2022-7-16</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2022-7-17</w:t>
            </w:r>
          </w:p>
        </w:tc>
        <w:tc>
          <w:tcPr>
            <w:tcW w:w="2910"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分批兑付减面值</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兑付后面值：</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tc>
      </w:tr>
      <w:tr w:rsidR="00EC6A56">
        <w:trPr>
          <w:trHeight w:val="1290"/>
          <w:jc w:val="center"/>
        </w:trPr>
        <w:tc>
          <w:tcPr>
            <w:tcW w:w="1539"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191126</w:t>
            </w:r>
          </w:p>
        </w:tc>
        <w:tc>
          <w:tcPr>
            <w:tcW w:w="1602"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山西</w:t>
            </w:r>
            <w:r>
              <w:rPr>
                <w:rFonts w:ascii="楷体_GB2312" w:eastAsia="楷体_GB2312" w:hAnsi="楷体_GB2312" w:cs="楷体_GB2312" w:hint="eastAsia"/>
                <w:color w:val="000000"/>
                <w:szCs w:val="21"/>
                <w:lang w:bidi="ar"/>
              </w:rPr>
              <w:t>2044</w:t>
            </w:r>
          </w:p>
        </w:tc>
        <w:tc>
          <w:tcPr>
            <w:tcW w:w="2567"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股权登记日：</w:t>
            </w:r>
            <w:r>
              <w:rPr>
                <w:rFonts w:ascii="楷体_GB2312" w:eastAsia="楷体_GB2312" w:hAnsi="楷体_GB2312" w:cs="楷体_GB2312" w:hint="eastAsia"/>
                <w:color w:val="000000"/>
                <w:szCs w:val="21"/>
                <w:lang w:bidi="ar"/>
              </w:rPr>
              <w:t>2022-7-16</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资金派发日：</w:t>
            </w:r>
            <w:r>
              <w:rPr>
                <w:rFonts w:ascii="楷体_GB2312" w:eastAsia="楷体_GB2312" w:hAnsi="楷体_GB2312" w:cs="楷体_GB2312" w:hint="eastAsia"/>
                <w:color w:val="000000"/>
                <w:szCs w:val="21"/>
                <w:lang w:bidi="ar"/>
              </w:rPr>
              <w:t>2022-7-17</w:t>
            </w:r>
          </w:p>
        </w:tc>
        <w:tc>
          <w:tcPr>
            <w:tcW w:w="2910" w:type="dxa"/>
          </w:tcPr>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分批兑付减面值</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每张兑付本金：</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每张兑息金额：</w:t>
            </w:r>
            <w:r>
              <w:rPr>
                <w:rFonts w:ascii="楷体_GB2312" w:eastAsia="楷体_GB2312" w:hAnsi="楷体_GB2312" w:cs="楷体_GB2312" w:hint="eastAsia"/>
                <w:color w:val="000000"/>
                <w:szCs w:val="21"/>
                <w:lang w:bidi="ar"/>
              </w:rPr>
              <w:t>5</w:t>
            </w:r>
            <w:r>
              <w:rPr>
                <w:rFonts w:ascii="楷体_GB2312" w:eastAsia="楷体_GB2312" w:hAnsi="楷体_GB2312" w:cs="楷体_GB2312" w:hint="eastAsia"/>
                <w:color w:val="000000"/>
                <w:szCs w:val="21"/>
                <w:lang w:bidi="ar"/>
              </w:rPr>
              <w:t>元</w:t>
            </w:r>
          </w:p>
          <w:p w:rsidR="00EC6A56" w:rsidRDefault="009350CB">
            <w:pP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兑付后面值：</w:t>
            </w:r>
            <w:r>
              <w:rPr>
                <w:rFonts w:ascii="楷体_GB2312" w:eastAsia="楷体_GB2312" w:hAnsi="楷体_GB2312" w:cs="楷体_GB2312" w:hint="eastAsia"/>
                <w:color w:val="000000"/>
                <w:szCs w:val="21"/>
                <w:lang w:bidi="ar"/>
              </w:rPr>
              <w:t>50</w:t>
            </w:r>
            <w:r>
              <w:rPr>
                <w:rFonts w:ascii="楷体_GB2312" w:eastAsia="楷体_GB2312" w:hAnsi="楷体_GB2312" w:cs="楷体_GB2312" w:hint="eastAsia"/>
                <w:color w:val="000000"/>
                <w:szCs w:val="21"/>
                <w:lang w:bidi="ar"/>
              </w:rPr>
              <w:t>元</w:t>
            </w:r>
          </w:p>
        </w:tc>
      </w:tr>
    </w:tbl>
    <w:p w:rsidR="00EC6A56" w:rsidRDefault="009350CB">
      <w:pPr>
        <w:pStyle w:val="af1"/>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现金债券</w:t>
      </w:r>
      <w:r>
        <w:rPr>
          <w:rFonts w:ascii="楷体_GB2312" w:eastAsia="楷体_GB2312" w:hint="eastAsia"/>
          <w:color w:val="000000"/>
          <w:sz w:val="28"/>
          <w:szCs w:val="28"/>
        </w:rPr>
        <w:t>ETF</w:t>
      </w:r>
      <w:r>
        <w:rPr>
          <w:rFonts w:ascii="楷体_GB2312" w:eastAsia="楷体_GB2312" w:hint="eastAsia"/>
          <w:color w:val="000000"/>
          <w:sz w:val="28"/>
          <w:szCs w:val="28"/>
        </w:rPr>
        <w:t>发行业务参数</w:t>
      </w:r>
    </w:p>
    <w:tbl>
      <w:tblPr>
        <w:tblStyle w:val="ab"/>
        <w:tblW w:w="8618" w:type="dxa"/>
        <w:jc w:val="center"/>
        <w:tblLayout w:type="fixed"/>
        <w:tblLook w:val="04A0" w:firstRow="1" w:lastRow="0" w:firstColumn="1" w:lastColumn="0" w:noHBand="0" w:noVBand="1"/>
      </w:tblPr>
      <w:tblGrid>
        <w:gridCol w:w="2323"/>
        <w:gridCol w:w="2419"/>
        <w:gridCol w:w="3876"/>
      </w:tblGrid>
      <w:tr w:rsidR="00EC6A56">
        <w:trPr>
          <w:trHeight w:val="327"/>
          <w:jc w:val="center"/>
        </w:trPr>
        <w:tc>
          <w:tcPr>
            <w:tcW w:w="2323"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证券代码</w:t>
            </w:r>
          </w:p>
        </w:tc>
        <w:tc>
          <w:tcPr>
            <w:tcW w:w="2419"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证券简称</w:t>
            </w:r>
          </w:p>
        </w:tc>
        <w:tc>
          <w:tcPr>
            <w:tcW w:w="3876" w:type="dxa"/>
            <w:shd w:val="clear" w:color="auto" w:fill="BFBFBF" w:themeFill="background1" w:themeFillShade="BF"/>
          </w:tcPr>
          <w:p w:rsidR="00EC6A56" w:rsidRDefault="009350CB">
            <w:pPr>
              <w:widowControl/>
              <w:jc w:val="center"/>
              <w:rPr>
                <w:rFonts w:ascii="楷体_GB2312" w:eastAsia="楷体_GB2312" w:hAnsi="楷体_GB2312" w:cs="楷体_GB2312"/>
                <w:b/>
                <w:bCs/>
                <w:color w:val="000000"/>
                <w:szCs w:val="21"/>
                <w:lang w:bidi="ar"/>
              </w:rPr>
            </w:pPr>
            <w:r>
              <w:rPr>
                <w:rFonts w:ascii="楷体_GB2312" w:eastAsia="楷体_GB2312" w:hAnsi="楷体_GB2312" w:cs="楷体_GB2312" w:hint="eastAsia"/>
                <w:b/>
                <w:bCs/>
                <w:color w:val="000000"/>
                <w:szCs w:val="21"/>
                <w:lang w:bidi="ar"/>
              </w:rPr>
              <w:t>发行日期</w:t>
            </w:r>
          </w:p>
        </w:tc>
      </w:tr>
      <w:tr w:rsidR="00EC6A56">
        <w:trPr>
          <w:trHeight w:val="533"/>
          <w:jc w:val="center"/>
        </w:trPr>
        <w:tc>
          <w:tcPr>
            <w:tcW w:w="2323"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159446</w:t>
            </w:r>
          </w:p>
        </w:tc>
        <w:tc>
          <w:tcPr>
            <w:tcW w:w="2419"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现金债</w:t>
            </w:r>
            <w:r>
              <w:rPr>
                <w:rFonts w:ascii="楷体_GB2312" w:eastAsia="楷体_GB2312" w:hAnsi="楷体_GB2312" w:cs="楷体_GB2312" w:hint="eastAsia"/>
                <w:color w:val="000000"/>
                <w:szCs w:val="21"/>
                <w:lang w:bidi="ar"/>
              </w:rPr>
              <w:t>ETF</w:t>
            </w:r>
            <w:r>
              <w:rPr>
                <w:rFonts w:ascii="楷体_GB2312" w:eastAsia="楷体_GB2312" w:hAnsi="楷体_GB2312" w:cs="楷体_GB2312" w:hint="eastAsia"/>
                <w:color w:val="000000"/>
                <w:szCs w:val="21"/>
                <w:lang w:bidi="ar"/>
              </w:rPr>
              <w:t>测</w:t>
            </w:r>
            <w:r>
              <w:rPr>
                <w:rFonts w:ascii="楷体_GB2312" w:eastAsia="楷体_GB2312" w:hAnsi="楷体_GB2312" w:cs="楷体_GB2312" w:hint="eastAsia"/>
                <w:color w:val="000000"/>
                <w:szCs w:val="21"/>
                <w:lang w:bidi="ar"/>
              </w:rPr>
              <w:t>1</w:t>
            </w:r>
          </w:p>
        </w:tc>
        <w:tc>
          <w:tcPr>
            <w:tcW w:w="3876"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2022/7/16-2022/7/17</w:t>
            </w:r>
          </w:p>
        </w:tc>
      </w:tr>
      <w:tr w:rsidR="00EC6A56">
        <w:trPr>
          <w:trHeight w:val="555"/>
          <w:jc w:val="center"/>
        </w:trPr>
        <w:tc>
          <w:tcPr>
            <w:tcW w:w="2323"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159447</w:t>
            </w:r>
          </w:p>
        </w:tc>
        <w:tc>
          <w:tcPr>
            <w:tcW w:w="2419"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现金债</w:t>
            </w:r>
            <w:r>
              <w:rPr>
                <w:rFonts w:ascii="楷体_GB2312" w:eastAsia="楷体_GB2312" w:hAnsi="楷体_GB2312" w:cs="楷体_GB2312" w:hint="eastAsia"/>
                <w:color w:val="000000"/>
                <w:szCs w:val="21"/>
                <w:lang w:bidi="ar"/>
              </w:rPr>
              <w:t>ETF</w:t>
            </w:r>
            <w:r>
              <w:rPr>
                <w:rFonts w:ascii="楷体_GB2312" w:eastAsia="楷体_GB2312" w:hAnsi="楷体_GB2312" w:cs="楷体_GB2312" w:hint="eastAsia"/>
                <w:color w:val="000000"/>
                <w:szCs w:val="21"/>
                <w:lang w:bidi="ar"/>
              </w:rPr>
              <w:t>测</w:t>
            </w:r>
            <w:r>
              <w:rPr>
                <w:rFonts w:ascii="楷体_GB2312" w:eastAsia="楷体_GB2312" w:hAnsi="楷体_GB2312" w:cs="楷体_GB2312" w:hint="eastAsia"/>
                <w:color w:val="000000"/>
                <w:szCs w:val="21"/>
                <w:lang w:bidi="ar"/>
              </w:rPr>
              <w:t>2</w:t>
            </w:r>
          </w:p>
        </w:tc>
        <w:tc>
          <w:tcPr>
            <w:tcW w:w="3876"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2022/7/16-2022/7/17</w:t>
            </w:r>
          </w:p>
        </w:tc>
      </w:tr>
      <w:tr w:rsidR="00EC6A56">
        <w:trPr>
          <w:trHeight w:val="555"/>
          <w:jc w:val="center"/>
        </w:trPr>
        <w:tc>
          <w:tcPr>
            <w:tcW w:w="2323"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159448</w:t>
            </w:r>
          </w:p>
        </w:tc>
        <w:tc>
          <w:tcPr>
            <w:tcW w:w="2419"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现金债</w:t>
            </w:r>
            <w:r>
              <w:rPr>
                <w:rFonts w:ascii="楷体_GB2312" w:eastAsia="楷体_GB2312" w:hAnsi="楷体_GB2312" w:cs="楷体_GB2312" w:hint="eastAsia"/>
                <w:color w:val="000000"/>
                <w:szCs w:val="21"/>
                <w:lang w:bidi="ar"/>
              </w:rPr>
              <w:t>ETF</w:t>
            </w:r>
            <w:r>
              <w:rPr>
                <w:rFonts w:ascii="楷体_GB2312" w:eastAsia="楷体_GB2312" w:hAnsi="楷体_GB2312" w:cs="楷体_GB2312" w:hint="eastAsia"/>
                <w:color w:val="000000"/>
                <w:szCs w:val="21"/>
                <w:lang w:bidi="ar"/>
              </w:rPr>
              <w:t>测</w:t>
            </w:r>
            <w:r>
              <w:rPr>
                <w:rFonts w:ascii="楷体_GB2312" w:eastAsia="楷体_GB2312" w:hAnsi="楷体_GB2312" w:cs="楷体_GB2312" w:hint="eastAsia"/>
                <w:color w:val="000000"/>
                <w:szCs w:val="21"/>
                <w:lang w:bidi="ar"/>
              </w:rPr>
              <w:t>3</w:t>
            </w:r>
          </w:p>
        </w:tc>
        <w:tc>
          <w:tcPr>
            <w:tcW w:w="3876"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2022/7/16-2022/7/17</w:t>
            </w:r>
          </w:p>
        </w:tc>
      </w:tr>
      <w:tr w:rsidR="00EC6A56">
        <w:trPr>
          <w:trHeight w:val="555"/>
          <w:jc w:val="center"/>
        </w:trPr>
        <w:tc>
          <w:tcPr>
            <w:tcW w:w="2323"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159449</w:t>
            </w:r>
          </w:p>
        </w:tc>
        <w:tc>
          <w:tcPr>
            <w:tcW w:w="2419"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现金债</w:t>
            </w:r>
            <w:r>
              <w:rPr>
                <w:rFonts w:ascii="楷体_GB2312" w:eastAsia="楷体_GB2312" w:hAnsi="楷体_GB2312" w:cs="楷体_GB2312" w:hint="eastAsia"/>
                <w:color w:val="000000"/>
                <w:szCs w:val="21"/>
                <w:lang w:bidi="ar"/>
              </w:rPr>
              <w:t>ETF</w:t>
            </w:r>
            <w:r>
              <w:rPr>
                <w:rFonts w:ascii="楷体_GB2312" w:eastAsia="楷体_GB2312" w:hAnsi="楷体_GB2312" w:cs="楷体_GB2312" w:hint="eastAsia"/>
                <w:color w:val="000000"/>
                <w:szCs w:val="21"/>
                <w:lang w:bidi="ar"/>
              </w:rPr>
              <w:t>测</w:t>
            </w:r>
            <w:r>
              <w:rPr>
                <w:rFonts w:ascii="楷体_GB2312" w:eastAsia="楷体_GB2312" w:hAnsi="楷体_GB2312" w:cs="楷体_GB2312" w:hint="eastAsia"/>
                <w:color w:val="000000"/>
                <w:szCs w:val="21"/>
                <w:lang w:bidi="ar"/>
              </w:rPr>
              <w:t>4</w:t>
            </w:r>
          </w:p>
        </w:tc>
        <w:tc>
          <w:tcPr>
            <w:tcW w:w="3876" w:type="dxa"/>
          </w:tcPr>
          <w:p w:rsidR="00EC6A56" w:rsidRDefault="009350CB">
            <w:pPr>
              <w:jc w:val="center"/>
              <w:rPr>
                <w:rFonts w:ascii="楷体_GB2312" w:eastAsia="楷体_GB2312" w:hAnsi="楷体_GB2312" w:cs="楷体_GB2312"/>
                <w:color w:val="000000"/>
                <w:szCs w:val="21"/>
                <w:lang w:bidi="ar"/>
              </w:rPr>
            </w:pPr>
            <w:r>
              <w:rPr>
                <w:rFonts w:ascii="楷体_GB2312" w:eastAsia="楷体_GB2312" w:hAnsi="楷体_GB2312" w:cs="楷体_GB2312" w:hint="eastAsia"/>
                <w:color w:val="000000"/>
                <w:szCs w:val="21"/>
                <w:lang w:bidi="ar"/>
              </w:rPr>
              <w:t>2022/7/16-2022/7/17</w:t>
            </w:r>
          </w:p>
        </w:tc>
      </w:tr>
    </w:tbl>
    <w:p w:rsidR="00EC6A56" w:rsidRDefault="009350CB">
      <w:pPr>
        <w:pStyle w:val="af1"/>
        <w:numPr>
          <w:ilvl w:val="0"/>
          <w:numId w:val="6"/>
        </w:numPr>
        <w:spacing w:line="560" w:lineRule="exact"/>
        <w:ind w:firstLine="560"/>
        <w:outlineLvl w:val="1"/>
        <w:rPr>
          <w:rFonts w:ascii="楷体_GB2312" w:eastAsia="楷体_GB2312"/>
          <w:color w:val="000000"/>
          <w:sz w:val="28"/>
          <w:szCs w:val="28"/>
        </w:rPr>
      </w:pPr>
      <w:r>
        <w:rPr>
          <w:rFonts w:ascii="楷体_GB2312" w:eastAsia="楷体_GB2312" w:hint="eastAsia"/>
          <w:color w:val="000000"/>
          <w:sz w:val="28"/>
          <w:szCs w:val="28"/>
        </w:rPr>
        <w:t>资金账户余额设置</w:t>
      </w:r>
    </w:p>
    <w:p w:rsidR="00EC6A56" w:rsidRDefault="009350CB">
      <w:pPr>
        <w:tabs>
          <w:tab w:val="left" w:pos="420"/>
        </w:tabs>
        <w:spacing w:line="560" w:lineRule="exact"/>
        <w:ind w:firstLineChars="200" w:firstLine="560"/>
        <w:rPr>
          <w:rFonts w:ascii="楷体_GB2312" w:eastAsia="楷体_GB2312" w:hAnsi="楷体_GB2312" w:cs="楷体_GB2312"/>
          <w:color w:val="000000"/>
          <w:sz w:val="28"/>
          <w:szCs w:val="22"/>
        </w:rPr>
      </w:pPr>
      <w:r>
        <w:rPr>
          <w:rFonts w:ascii="楷体_GB2312" w:eastAsia="楷体_GB2312" w:hAnsi="楷体_GB2312" w:cs="楷体_GB2312" w:hint="eastAsia"/>
          <w:color w:val="000000"/>
          <w:sz w:val="28"/>
          <w:szCs w:val="22"/>
        </w:rPr>
        <w:t>中国结算深圳分公司统一将所有结算参与人</w:t>
      </w:r>
      <w:r>
        <w:rPr>
          <w:rFonts w:ascii="楷体_GB2312" w:eastAsia="楷体_GB2312" w:hAnsi="楷体_GB2312" w:cs="楷体_GB2312" w:hint="eastAsia"/>
          <w:color w:val="000000"/>
          <w:sz w:val="28"/>
          <w:szCs w:val="22"/>
        </w:rPr>
        <w:t>2022</w:t>
      </w:r>
      <w:r>
        <w:rPr>
          <w:rFonts w:ascii="楷体_GB2312" w:eastAsia="楷体_GB2312" w:hAnsi="楷体_GB2312" w:cs="楷体_GB2312" w:hint="eastAsia"/>
          <w:color w:val="000000"/>
          <w:sz w:val="28"/>
          <w:szCs w:val="22"/>
        </w:rPr>
        <w:t>年</w:t>
      </w:r>
      <w:r>
        <w:rPr>
          <w:rFonts w:ascii="楷体_GB2312" w:eastAsia="楷体_GB2312" w:hAnsi="楷体_GB2312" w:cs="楷体_GB2312" w:hint="eastAsia"/>
          <w:color w:val="000000"/>
          <w:sz w:val="28"/>
          <w:szCs w:val="22"/>
        </w:rPr>
        <w:t>7</w:t>
      </w:r>
      <w:r>
        <w:rPr>
          <w:rFonts w:ascii="楷体_GB2312" w:eastAsia="楷体_GB2312" w:hAnsi="楷体_GB2312" w:cs="楷体_GB2312" w:hint="eastAsia"/>
          <w:color w:val="000000"/>
          <w:sz w:val="28"/>
          <w:szCs w:val="22"/>
        </w:rPr>
        <w:t>月</w:t>
      </w:r>
      <w:r>
        <w:rPr>
          <w:rFonts w:ascii="楷体_GB2312" w:eastAsia="楷体_GB2312" w:hAnsi="楷体_GB2312" w:cs="楷体_GB2312" w:hint="eastAsia"/>
          <w:color w:val="000000"/>
          <w:sz w:val="28"/>
          <w:szCs w:val="22"/>
        </w:rPr>
        <w:t>16</w:t>
      </w:r>
      <w:r>
        <w:rPr>
          <w:rFonts w:ascii="楷体_GB2312" w:eastAsia="楷体_GB2312" w:hAnsi="楷体_GB2312" w:cs="楷体_GB2312" w:hint="eastAsia"/>
          <w:color w:val="000000"/>
          <w:sz w:val="28"/>
          <w:szCs w:val="22"/>
        </w:rPr>
        <w:t>日的现货结算备付金账户余额修改为</w:t>
      </w:r>
      <w:r>
        <w:rPr>
          <w:rFonts w:ascii="楷体_GB2312" w:eastAsia="楷体_GB2312" w:hAnsi="楷体_GB2312" w:cs="楷体_GB2312" w:hint="eastAsia"/>
          <w:color w:val="000000"/>
          <w:sz w:val="28"/>
          <w:szCs w:val="22"/>
        </w:rPr>
        <w:t>100</w:t>
      </w:r>
      <w:r>
        <w:rPr>
          <w:rFonts w:ascii="楷体_GB2312" w:eastAsia="楷体_GB2312" w:hAnsi="楷体_GB2312" w:cs="楷体_GB2312" w:hint="eastAsia"/>
          <w:color w:val="000000"/>
          <w:sz w:val="28"/>
          <w:szCs w:val="22"/>
        </w:rPr>
        <w:t>亿元。如果需要调整，可致电中国结算深圳分公司进行账户余额的调整，联系电话：</w:t>
      </w:r>
      <w:r>
        <w:rPr>
          <w:rFonts w:ascii="楷体_GB2312" w:eastAsia="楷体_GB2312" w:hAnsi="楷体_GB2312" w:cs="楷体_GB2312" w:hint="eastAsia"/>
          <w:color w:val="000000"/>
          <w:sz w:val="28"/>
          <w:szCs w:val="22"/>
        </w:rPr>
        <w:t>0755-88666429</w:t>
      </w:r>
      <w:r>
        <w:rPr>
          <w:rFonts w:ascii="楷体_GB2312" w:eastAsia="楷体_GB2312" w:hAnsi="楷体_GB2312" w:cs="楷体_GB2312" w:hint="eastAsia"/>
          <w:color w:val="000000"/>
          <w:sz w:val="28"/>
          <w:szCs w:val="22"/>
        </w:rPr>
        <w:t>。</w:t>
      </w:r>
    </w:p>
    <w:p w:rsidR="00EC6A56" w:rsidRDefault="00EC6A56">
      <w:pPr>
        <w:pStyle w:val="af1"/>
        <w:numPr>
          <w:ins w:id="3" w:author="SQLIU" w:date="2022-06-28T14:51:00Z"/>
        </w:numPr>
        <w:spacing w:line="560" w:lineRule="exact"/>
        <w:ind w:left="630" w:firstLineChars="0" w:firstLine="0"/>
        <w:rPr>
          <w:rFonts w:ascii="楷体_GB2312" w:eastAsia="楷体_GB2312"/>
          <w:color w:val="000000"/>
          <w:sz w:val="28"/>
          <w:szCs w:val="28"/>
        </w:rPr>
      </w:pPr>
    </w:p>
    <w:bookmarkEnd w:id="0"/>
    <w:p w:rsidR="00EC6A56" w:rsidRDefault="009350CB">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注意事项</w:t>
      </w:r>
    </w:p>
    <w:p w:rsidR="00EC6A56" w:rsidRDefault="009350CB">
      <w:pPr>
        <w:numPr>
          <w:ilvl w:val="0"/>
          <w:numId w:val="9"/>
        </w:numPr>
        <w:tabs>
          <w:tab w:val="left" w:pos="840"/>
          <w:tab w:val="left" w:pos="928"/>
          <w:tab w:val="left" w:pos="1050"/>
        </w:tabs>
        <w:spacing w:line="560" w:lineRule="exact"/>
        <w:ind w:left="0" w:firstLine="567"/>
        <w:rPr>
          <w:rFonts w:ascii="楷体_GB2312" w:eastAsia="楷体_GB2312"/>
          <w:color w:val="000000"/>
          <w:sz w:val="28"/>
          <w:szCs w:val="28"/>
        </w:rPr>
      </w:pPr>
      <w:r>
        <w:rPr>
          <w:rFonts w:ascii="楷体_GB2312" w:eastAsia="楷体_GB2312" w:hAnsi="楷体_GB2312" w:cs="楷体_GB2312" w:hint="eastAsia"/>
          <w:sz w:val="28"/>
          <w:szCs w:val="28"/>
        </w:rPr>
        <w:t>本次测试包括交易系统、结算系统、</w:t>
      </w:r>
      <w:r>
        <w:rPr>
          <w:rFonts w:ascii="楷体_GB2312" w:eastAsia="楷体_GB2312" w:hAnsi="楷体_GB2312" w:cs="楷体_GB2312" w:hint="eastAsia"/>
          <w:sz w:val="28"/>
          <w:szCs w:val="28"/>
        </w:rPr>
        <w:t>D-COM</w:t>
      </w:r>
      <w:r>
        <w:rPr>
          <w:rFonts w:ascii="楷体_GB2312" w:eastAsia="楷体_GB2312" w:hAnsi="楷体_GB2312" w:cs="楷体_GB2312" w:hint="eastAsia"/>
          <w:sz w:val="28"/>
          <w:szCs w:val="28"/>
        </w:rPr>
        <w:t>系统（不包括资金划拨业务）。</w:t>
      </w:r>
    </w:p>
    <w:p w:rsidR="00EC6A56" w:rsidRDefault="009350CB">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int="eastAsia"/>
          <w:color w:val="000000"/>
          <w:sz w:val="28"/>
          <w:szCs w:val="28"/>
        </w:rPr>
        <w:t>债券借贷业务的</w:t>
      </w:r>
      <w:r>
        <w:rPr>
          <w:rFonts w:ascii="楷体_GB2312" w:eastAsia="楷体_GB2312" w:hAnsi="Calibri" w:hint="eastAsia"/>
          <w:color w:val="000000"/>
          <w:sz w:val="28"/>
          <w:szCs w:val="28"/>
        </w:rPr>
        <w:t>证券账户应使用在固定收益品种业务专区交易主体报备页面中已报备的证券账户</w:t>
      </w:r>
      <w:r>
        <w:rPr>
          <w:rFonts w:ascii="楷体_GB2312" w:eastAsia="楷体_GB2312" w:hint="eastAsia"/>
          <w:color w:val="000000"/>
          <w:sz w:val="28"/>
          <w:szCs w:val="28"/>
        </w:rPr>
        <w:t>。</w:t>
      </w:r>
    </w:p>
    <w:p w:rsidR="00EC6A56" w:rsidRDefault="009350CB">
      <w:pPr>
        <w:numPr>
          <w:ilvl w:val="0"/>
          <w:numId w:val="9"/>
        </w:numPr>
        <w:tabs>
          <w:tab w:val="left" w:pos="840"/>
          <w:tab w:val="left" w:pos="928"/>
          <w:tab w:val="left" w:pos="1050"/>
        </w:tabs>
        <w:spacing w:line="560" w:lineRule="exact"/>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请使用交易终端参与债券借贷业务测试的机构，在全网测试当天（</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16</w:t>
      </w:r>
      <w:r>
        <w:rPr>
          <w:rFonts w:ascii="楷体_GB2312" w:eastAsia="楷体_GB2312" w:hAnsi="楷体_GB2312" w:cs="楷体_GB2312" w:hint="eastAsia"/>
          <w:sz w:val="28"/>
          <w:szCs w:val="28"/>
        </w:rPr>
        <w:t>）</w:t>
      </w:r>
      <w:r>
        <w:rPr>
          <w:rFonts w:ascii="楷体_GB2312" w:eastAsia="楷体_GB2312" w:hAnsi="楷体_GB2312" w:cs="楷体_GB2312" w:hint="eastAsia"/>
          <w:sz w:val="28"/>
          <w:szCs w:val="28"/>
        </w:rPr>
        <w:t>8:00</w:t>
      </w:r>
      <w:r>
        <w:rPr>
          <w:rFonts w:ascii="楷体_GB2312" w:eastAsia="楷体_GB2312" w:hAnsi="楷体_GB2312" w:cs="楷体_GB2312" w:hint="eastAsia"/>
          <w:sz w:val="28"/>
          <w:szCs w:val="28"/>
        </w:rPr>
        <w:t>后，先通过交易终端固收专区为测试交易员完成债券借贷业务的权限分配，随后交易员才能通过交易终端进行债券借贷业务的委托申报、行情查询、成交查询及数据下载。</w:t>
      </w:r>
    </w:p>
    <w:p w:rsidR="00EC6A56" w:rsidRDefault="009350CB">
      <w:pPr>
        <w:numPr>
          <w:ilvl w:val="0"/>
          <w:numId w:val="9"/>
        </w:numPr>
        <w:tabs>
          <w:tab w:val="left" w:pos="840"/>
          <w:tab w:val="left" w:pos="928"/>
          <w:tab w:val="left" w:pos="1050"/>
        </w:tabs>
        <w:ind w:left="0" w:firstLine="567"/>
        <w:rPr>
          <w:rFonts w:ascii="楷体_GB2312" w:eastAsia="楷体_GB2312" w:hAnsi="楷体_GB2312" w:cs="楷体_GB2312"/>
          <w:color w:val="FF0000"/>
          <w:sz w:val="28"/>
          <w:szCs w:val="28"/>
        </w:rPr>
      </w:pPr>
      <w:r>
        <w:rPr>
          <w:rFonts w:ascii="楷体_GB2312" w:eastAsia="楷体_GB2312" w:hAnsi="楷体_GB2312" w:cs="楷体_GB2312" w:hint="eastAsia"/>
          <w:color w:val="FF0000"/>
          <w:sz w:val="28"/>
          <w:szCs w:val="28"/>
        </w:rPr>
        <w:t>在债券借贷业务中，对于公募基础设施基金，将标的券数量填写于委托申报的</w:t>
      </w:r>
      <w:proofErr w:type="spellStart"/>
      <w:r>
        <w:rPr>
          <w:rFonts w:ascii="楷体_GB2312" w:eastAsia="楷体_GB2312" w:hAnsi="楷体_GB2312" w:cs="楷体_GB2312" w:hint="eastAsia"/>
          <w:color w:val="FF0000"/>
          <w:sz w:val="28"/>
          <w:szCs w:val="28"/>
        </w:rPr>
        <w:t>LastQty</w:t>
      </w:r>
      <w:proofErr w:type="spellEnd"/>
      <w:r>
        <w:rPr>
          <w:rFonts w:ascii="楷体_GB2312" w:eastAsia="楷体_GB2312" w:hAnsi="楷体_GB2312" w:cs="楷体_GB2312" w:hint="eastAsia"/>
          <w:color w:val="FF0000"/>
          <w:sz w:val="28"/>
          <w:szCs w:val="28"/>
        </w:rPr>
        <w:t>字段，将质押券数量填写于委托申报的</w:t>
      </w:r>
      <w:proofErr w:type="spellStart"/>
      <w:r>
        <w:rPr>
          <w:rFonts w:ascii="楷体_GB2312" w:eastAsia="楷体_GB2312" w:hAnsi="楷体_GB2312" w:cs="楷体_GB2312" w:hint="eastAsia"/>
          <w:color w:val="FF0000"/>
          <w:sz w:val="28"/>
          <w:szCs w:val="28"/>
        </w:rPr>
        <w:t>DeliveryQty</w:t>
      </w:r>
      <w:proofErr w:type="spellEnd"/>
      <w:r>
        <w:rPr>
          <w:rFonts w:ascii="楷体_GB2312" w:eastAsia="楷体_GB2312" w:hAnsi="楷体_GB2312" w:cs="楷体_GB2312" w:hint="eastAsia"/>
          <w:color w:val="FF0000"/>
          <w:sz w:val="28"/>
          <w:szCs w:val="28"/>
        </w:rPr>
        <w:t>字段；对于其他证券种类，使用券面总额（即债券数量与其实际面值的积）进行委托申报，将标的券券面总额填写于委托申报的</w:t>
      </w:r>
      <w:proofErr w:type="spellStart"/>
      <w:r>
        <w:rPr>
          <w:rFonts w:ascii="楷体_GB2312" w:eastAsia="楷体_GB2312" w:hAnsi="楷体_GB2312" w:cs="楷体_GB2312" w:hint="eastAsia"/>
          <w:color w:val="FF0000"/>
          <w:sz w:val="28"/>
          <w:szCs w:val="28"/>
        </w:rPr>
        <w:t>CashOrderQty</w:t>
      </w:r>
      <w:proofErr w:type="spellEnd"/>
      <w:r>
        <w:rPr>
          <w:rFonts w:ascii="楷体_GB2312" w:eastAsia="楷体_GB2312" w:hAnsi="楷体_GB2312" w:cs="楷体_GB2312" w:hint="eastAsia"/>
          <w:color w:val="FF0000"/>
          <w:sz w:val="28"/>
          <w:szCs w:val="28"/>
        </w:rPr>
        <w:t>字段，将质押券券面总额填写于委托申报的</w:t>
      </w:r>
      <w:proofErr w:type="spellStart"/>
      <w:r>
        <w:rPr>
          <w:rFonts w:ascii="楷体_GB2312" w:eastAsia="楷体_GB2312" w:hAnsi="楷体_GB2312" w:cs="楷体_GB2312" w:hint="eastAsia"/>
          <w:color w:val="FF0000"/>
          <w:sz w:val="28"/>
          <w:szCs w:val="28"/>
        </w:rPr>
        <w:t>UnderlyingCashOrderQty</w:t>
      </w:r>
      <w:proofErr w:type="spellEnd"/>
      <w:r>
        <w:rPr>
          <w:rFonts w:ascii="楷体_GB2312" w:eastAsia="楷体_GB2312" w:hAnsi="楷体_GB2312" w:cs="楷体_GB2312" w:hint="eastAsia"/>
          <w:color w:val="FF0000"/>
          <w:sz w:val="28"/>
          <w:szCs w:val="28"/>
        </w:rPr>
        <w:t>字段。委托申报及成交回报的具体规则详见《债券借贷业务之券商技术系统变更指南》。</w:t>
      </w:r>
    </w:p>
    <w:p w:rsidR="00EC6A56" w:rsidRDefault="009350CB">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D-COM</w:t>
      </w:r>
      <w:r>
        <w:rPr>
          <w:rFonts w:ascii="楷体_GB2312" w:eastAsia="楷体_GB2312" w:hAnsi="楷体_GB2312" w:cs="楷体_GB2312" w:hint="eastAsia"/>
          <w:sz w:val="28"/>
          <w:szCs w:val="28"/>
        </w:rPr>
        <w:t>系统在</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16</w:t>
      </w:r>
      <w:r>
        <w:rPr>
          <w:rFonts w:ascii="楷体_GB2312" w:eastAsia="楷体_GB2312" w:hAnsi="楷体_GB2312" w:cs="楷体_GB2312" w:hint="eastAsia"/>
          <w:sz w:val="28"/>
          <w:szCs w:val="28"/>
        </w:rPr>
        <w:t>日期间属于测试环境，</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16</w:t>
      </w:r>
      <w:r>
        <w:rPr>
          <w:rFonts w:ascii="楷体_GB2312" w:eastAsia="楷体_GB2312" w:hAnsi="楷体_GB2312" w:cs="楷体_GB2312" w:hint="eastAsia"/>
          <w:sz w:val="28"/>
          <w:szCs w:val="28"/>
        </w:rPr>
        <w:t>日（星期六）</w:t>
      </w:r>
      <w:r>
        <w:rPr>
          <w:rFonts w:ascii="楷体_GB2312" w:eastAsia="楷体_GB2312" w:hAnsi="楷体_GB2312" w:cs="楷体_GB2312" w:hint="eastAsia"/>
          <w:sz w:val="28"/>
          <w:szCs w:val="28"/>
        </w:rPr>
        <w:t>23:45</w:t>
      </w:r>
      <w:r>
        <w:rPr>
          <w:rFonts w:ascii="楷体_GB2312" w:eastAsia="楷体_GB2312" w:hAnsi="楷体_GB2312" w:cs="楷体_GB2312" w:hint="eastAsia"/>
          <w:sz w:val="28"/>
          <w:szCs w:val="28"/>
        </w:rPr>
        <w:t>以后将恢复回生产环境。</w:t>
      </w:r>
    </w:p>
    <w:p w:rsidR="00EC6A56" w:rsidRDefault="009350CB">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测试期间通过交易终端进行的密码修改、用户添加等用户管理相关操作，仅在测试期间有效，仅适用于</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16</w:t>
      </w:r>
      <w:r>
        <w:rPr>
          <w:rFonts w:ascii="楷体_GB2312" w:eastAsia="楷体_GB2312" w:hAnsi="楷体_GB2312" w:cs="楷体_GB2312" w:hint="eastAsia"/>
          <w:sz w:val="28"/>
          <w:szCs w:val="28"/>
        </w:rPr>
        <w:t>日全网测试。</w:t>
      </w:r>
    </w:p>
    <w:p w:rsidR="00EC6A56" w:rsidRDefault="009350CB">
      <w:pPr>
        <w:numPr>
          <w:ilvl w:val="0"/>
          <w:numId w:val="9"/>
        </w:numPr>
        <w:tabs>
          <w:tab w:val="left" w:pos="840"/>
          <w:tab w:val="left" w:pos="928"/>
          <w:tab w:val="left" w:pos="1050"/>
        </w:tabs>
        <w:ind w:left="0" w:firstLine="567"/>
        <w:rPr>
          <w:rFonts w:ascii="楷体_GB2312" w:eastAsia="楷体_GB2312" w:hAnsi="楷体_GB2312" w:cs="楷体_GB2312"/>
          <w:color w:val="FF0000"/>
          <w:sz w:val="28"/>
          <w:szCs w:val="28"/>
        </w:rPr>
      </w:pPr>
      <w:r>
        <w:rPr>
          <w:rFonts w:ascii="楷体_GB2312" w:eastAsia="楷体_GB2312" w:hAnsi="楷体_GB2312" w:cs="楷体_GB2312" w:hint="eastAsia"/>
          <w:color w:val="FF0000"/>
          <w:sz w:val="28"/>
          <w:szCs w:val="28"/>
        </w:rPr>
        <w:t>T+1</w:t>
      </w:r>
      <w:r>
        <w:rPr>
          <w:rFonts w:ascii="楷体_GB2312" w:eastAsia="楷体_GB2312" w:hAnsi="楷体_GB2312" w:cs="楷体_GB2312" w:hint="eastAsia"/>
          <w:color w:val="FF0000"/>
          <w:sz w:val="28"/>
          <w:szCs w:val="28"/>
        </w:rPr>
        <w:t>日和恢复验证测试前，交易参与人应当重置其柜台系统的回报记录号（具体方法可详询各自的软件供应商），使得回报同步消息（</w:t>
      </w:r>
      <w:r>
        <w:rPr>
          <w:rFonts w:ascii="楷体_GB2312" w:eastAsia="楷体_GB2312" w:hAnsi="楷体_GB2312" w:cs="楷体_GB2312" w:hint="eastAsia"/>
          <w:color w:val="FF0000"/>
          <w:sz w:val="28"/>
          <w:szCs w:val="28"/>
        </w:rPr>
        <w:t>Report Synchronization</w:t>
      </w:r>
      <w:r>
        <w:rPr>
          <w:rFonts w:ascii="楷体_GB2312" w:eastAsia="楷体_GB2312" w:hAnsi="楷体_GB2312" w:cs="楷体_GB2312" w:hint="eastAsia"/>
          <w:color w:val="FF0000"/>
          <w:sz w:val="28"/>
          <w:szCs w:val="28"/>
        </w:rPr>
        <w:t>）中的回报记录号从</w:t>
      </w:r>
      <w:r>
        <w:rPr>
          <w:rFonts w:ascii="楷体_GB2312" w:eastAsia="楷体_GB2312" w:hAnsi="楷体_GB2312" w:cs="楷体_GB2312" w:hint="eastAsia"/>
          <w:color w:val="FF0000"/>
          <w:sz w:val="28"/>
          <w:szCs w:val="28"/>
        </w:rPr>
        <w:t>1</w:t>
      </w:r>
      <w:r>
        <w:rPr>
          <w:rFonts w:ascii="楷体_GB2312" w:eastAsia="楷体_GB2312" w:hAnsi="楷体_GB2312" w:cs="楷体_GB2312" w:hint="eastAsia"/>
          <w:color w:val="FF0000"/>
          <w:sz w:val="28"/>
          <w:szCs w:val="28"/>
        </w:rPr>
        <w:t>开始，否则将无法收到委托确认与成交回报消息。</w:t>
      </w:r>
    </w:p>
    <w:p w:rsidR="00EC6A56" w:rsidRDefault="009350CB">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请各参测单位</w:t>
      </w:r>
      <w:r>
        <w:rPr>
          <w:rFonts w:ascii="楷体_GB2312" w:eastAsia="楷体_GB2312" w:hAnsi="楷体_GB2312" w:cs="楷体_GB2312" w:hint="eastAsia"/>
          <w:color w:val="000000"/>
          <w:sz w:val="28"/>
          <w:szCs w:val="28"/>
        </w:rPr>
        <w:t>根据自身技术系统情况，制定详尽的测试计划和操作流程。测试前</w:t>
      </w:r>
      <w:r>
        <w:rPr>
          <w:rFonts w:ascii="楷体_GB2312" w:eastAsia="楷体_GB2312" w:hAnsi="楷体_GB2312" w:cs="楷体_GB2312" w:hint="eastAsia"/>
          <w:sz w:val="28"/>
          <w:szCs w:val="28"/>
        </w:rPr>
        <w:t>先做好</w:t>
      </w:r>
      <w:r>
        <w:rPr>
          <w:rFonts w:ascii="楷体_GB2312" w:eastAsia="楷体_GB2312" w:hAnsi="楷体_GB2312" w:cs="楷体_GB2312" w:hint="eastAsia"/>
          <w:color w:val="000000"/>
          <w:sz w:val="28"/>
          <w:szCs w:val="28"/>
        </w:rPr>
        <w:t>线上系统和数据环境的保护工作</w:t>
      </w:r>
      <w:r>
        <w:rPr>
          <w:rFonts w:ascii="楷体_GB2312" w:eastAsia="楷体_GB2312" w:hAnsi="楷体_GB2312" w:cs="楷体_GB2312" w:hint="eastAsia"/>
          <w:sz w:val="28"/>
          <w:szCs w:val="28"/>
        </w:rPr>
        <w:t>，再准备</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16</w:t>
      </w:r>
      <w:r>
        <w:rPr>
          <w:rFonts w:ascii="楷体_GB2312" w:eastAsia="楷体_GB2312" w:hAnsi="楷体_GB2312" w:cs="楷体_GB2312" w:hint="eastAsia"/>
          <w:sz w:val="28"/>
          <w:szCs w:val="28"/>
        </w:rPr>
        <w:t>日测试相关数据。</w:t>
      </w:r>
      <w:r>
        <w:rPr>
          <w:rFonts w:ascii="楷体_GB2312" w:eastAsia="楷体_GB2312" w:hAnsi="楷体_GB2312" w:cs="楷体_GB2312" w:hint="eastAsia"/>
          <w:color w:val="000000"/>
          <w:sz w:val="28"/>
          <w:szCs w:val="28"/>
        </w:rPr>
        <w:t>测试完成后做好线上系统的变更稽核和数据环境的恢复工作，确保下一交易日（</w:t>
      </w:r>
      <w:r>
        <w:rPr>
          <w:rFonts w:ascii="楷体_GB2312" w:eastAsia="楷体_GB2312" w:hAnsi="楷体_GB2312" w:cs="楷体_GB2312" w:hint="eastAsia"/>
          <w:color w:val="000000"/>
          <w:sz w:val="28"/>
          <w:szCs w:val="28"/>
        </w:rPr>
        <w:t>2022</w:t>
      </w:r>
      <w:r>
        <w:rPr>
          <w:rFonts w:ascii="楷体_GB2312" w:eastAsia="楷体_GB2312" w:hAnsi="楷体_GB2312" w:cs="楷体_GB2312" w:hint="eastAsia"/>
          <w:color w:val="000000"/>
          <w:sz w:val="28"/>
          <w:szCs w:val="28"/>
        </w:rPr>
        <w:t>年</w:t>
      </w:r>
      <w:r>
        <w:rPr>
          <w:rFonts w:ascii="楷体_GB2312" w:eastAsia="楷体_GB2312" w:hAnsi="楷体_GB2312" w:cs="楷体_GB2312" w:hint="eastAsia"/>
          <w:color w:val="000000"/>
          <w:sz w:val="28"/>
          <w:szCs w:val="28"/>
        </w:rPr>
        <w:t>7</w:t>
      </w:r>
      <w:r>
        <w:rPr>
          <w:rFonts w:ascii="楷体_GB2312" w:eastAsia="楷体_GB2312" w:hAnsi="楷体_GB2312" w:cs="楷体_GB2312" w:hint="eastAsia"/>
          <w:color w:val="000000"/>
          <w:sz w:val="28"/>
          <w:szCs w:val="28"/>
        </w:rPr>
        <w:t>月</w:t>
      </w:r>
      <w:r>
        <w:rPr>
          <w:rFonts w:ascii="楷体_GB2312" w:eastAsia="楷体_GB2312" w:hAnsi="楷体_GB2312" w:cs="楷体_GB2312" w:hint="eastAsia"/>
          <w:color w:val="000000"/>
          <w:sz w:val="28"/>
          <w:szCs w:val="28"/>
        </w:rPr>
        <w:t>18</w:t>
      </w:r>
      <w:r>
        <w:rPr>
          <w:rFonts w:ascii="楷体_GB2312" w:eastAsia="楷体_GB2312" w:hAnsi="楷体_GB2312" w:cs="楷体_GB2312" w:hint="eastAsia"/>
          <w:color w:val="000000"/>
          <w:sz w:val="28"/>
          <w:szCs w:val="28"/>
        </w:rPr>
        <w:t>日）生产系统的正确运行。</w:t>
      </w:r>
    </w:p>
    <w:p w:rsidR="00EC6A56" w:rsidRDefault="009350CB">
      <w:pPr>
        <w:numPr>
          <w:ilvl w:val="0"/>
          <w:numId w:val="9"/>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本次测试的数据仅为模拟测试数据，与实际业务无任何关系，不能作为生产环境任何交易、非交易、账户等业务的依据。</w:t>
      </w:r>
    </w:p>
    <w:p w:rsidR="00EC6A56" w:rsidRDefault="00EC6A56">
      <w:pPr>
        <w:numPr>
          <w:ilvl w:val="255"/>
          <w:numId w:val="0"/>
        </w:numPr>
        <w:tabs>
          <w:tab w:val="left" w:pos="840"/>
          <w:tab w:val="left" w:pos="928"/>
          <w:tab w:val="left" w:pos="1050"/>
        </w:tabs>
        <w:ind w:left="567"/>
        <w:rPr>
          <w:rFonts w:ascii="楷体_GB2312" w:eastAsia="楷体_GB2312" w:hAnsi="楷体_GB2312" w:cs="楷体_GB2312"/>
          <w:sz w:val="28"/>
          <w:szCs w:val="28"/>
        </w:rPr>
      </w:pPr>
    </w:p>
    <w:p w:rsidR="00EC6A56" w:rsidRDefault="009350CB">
      <w:pPr>
        <w:numPr>
          <w:ilvl w:val="0"/>
          <w:numId w:val="1"/>
        </w:numPr>
        <w:ind w:left="0" w:firstLine="0"/>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测试要求</w:t>
      </w:r>
    </w:p>
    <w:p w:rsidR="00EC6A56" w:rsidRDefault="009350CB">
      <w:pPr>
        <w:numPr>
          <w:ilvl w:val="0"/>
          <w:numId w:val="10"/>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请各会员</w:t>
      </w:r>
      <w:bookmarkStart w:id="4" w:name="_Hlk43975629"/>
      <w:r>
        <w:rPr>
          <w:rFonts w:ascii="楷体_GB2312" w:eastAsia="楷体_GB2312" w:hAnsi="楷体_GB2312" w:cs="楷体_GB2312" w:hint="eastAsia"/>
          <w:sz w:val="28"/>
          <w:szCs w:val="28"/>
        </w:rPr>
        <w:t>、基金管理公司、行情服务商、</w:t>
      </w:r>
      <w:bookmarkEnd w:id="4"/>
      <w:r>
        <w:rPr>
          <w:rFonts w:ascii="楷体_GB2312" w:eastAsia="楷体_GB2312" w:hAnsi="楷体_GB2312" w:cs="楷体_GB2312" w:hint="eastAsia"/>
          <w:sz w:val="28"/>
          <w:szCs w:val="28"/>
        </w:rPr>
        <w:t>结算参与机构及相关单位务必参加测试。因故不能参加测试者，请务必填写反馈表（参见附件</w:t>
      </w:r>
      <w:r>
        <w:rPr>
          <w:rFonts w:ascii="楷体_GB2312" w:eastAsia="楷体_GB2312" w:hAnsi="楷体_GB2312" w:cs="楷体_GB2312" w:hint="eastAsia"/>
          <w:sz w:val="28"/>
          <w:szCs w:val="28"/>
        </w:rPr>
        <w:t>1</w:t>
      </w:r>
      <w:r>
        <w:rPr>
          <w:rFonts w:ascii="楷体_GB2312" w:eastAsia="楷体_GB2312" w:hAnsi="楷体_GB2312" w:cs="楷体_GB2312" w:hint="eastAsia"/>
          <w:sz w:val="28"/>
          <w:szCs w:val="28"/>
        </w:rPr>
        <w:t>）说明原因，并通知深交所。</w:t>
      </w:r>
    </w:p>
    <w:p w:rsidR="00EC6A56" w:rsidRDefault="009350CB">
      <w:pPr>
        <w:numPr>
          <w:ilvl w:val="0"/>
          <w:numId w:val="10"/>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在测试过程中，请各参测单位详细记载测试现象与结果，检查其正确性。如发现异常现象，请及时报告。</w:t>
      </w:r>
    </w:p>
    <w:p w:rsidR="00EC6A56" w:rsidRDefault="009350CB">
      <w:pPr>
        <w:numPr>
          <w:ilvl w:val="0"/>
          <w:numId w:val="10"/>
        </w:numPr>
        <w:tabs>
          <w:tab w:val="left" w:pos="840"/>
          <w:tab w:val="left" w:pos="928"/>
          <w:tab w:val="left" w:pos="1050"/>
        </w:tabs>
        <w:ind w:left="0" w:firstLine="567"/>
        <w:rPr>
          <w:rFonts w:ascii="楷体_GB2312" w:eastAsia="楷体_GB2312" w:hAnsi="楷体_GB2312" w:cs="楷体_GB2312"/>
          <w:sz w:val="28"/>
          <w:szCs w:val="28"/>
        </w:rPr>
      </w:pPr>
      <w:r>
        <w:rPr>
          <w:rFonts w:ascii="楷体_GB2312" w:eastAsia="楷体_GB2312" w:hAnsi="楷体_GB2312" w:cs="楷体_GB2312" w:hint="eastAsia"/>
          <w:sz w:val="28"/>
          <w:szCs w:val="28"/>
        </w:rPr>
        <w:t>测试完成后，各参测单位应在</w:t>
      </w:r>
      <w:r>
        <w:rPr>
          <w:rFonts w:ascii="楷体_GB2312" w:eastAsia="楷体_GB2312" w:hAnsi="楷体_GB2312" w:cs="楷体_GB2312" w:hint="eastAsia"/>
          <w:sz w:val="28"/>
          <w:szCs w:val="28"/>
        </w:rPr>
        <w:t>2022</w:t>
      </w:r>
      <w:r>
        <w:rPr>
          <w:rFonts w:ascii="楷体_GB2312" w:eastAsia="楷体_GB2312" w:hAnsi="楷体_GB2312" w:cs="楷体_GB2312" w:hint="eastAsia"/>
          <w:sz w:val="28"/>
          <w:szCs w:val="28"/>
        </w:rPr>
        <w:t>年</w:t>
      </w:r>
      <w:r>
        <w:rPr>
          <w:rFonts w:ascii="楷体_GB2312" w:eastAsia="楷体_GB2312" w:hAnsi="楷体_GB2312" w:cs="楷体_GB2312" w:hint="eastAsia"/>
          <w:sz w:val="28"/>
          <w:szCs w:val="28"/>
        </w:rPr>
        <w:t>7</w:t>
      </w:r>
      <w:r>
        <w:rPr>
          <w:rFonts w:ascii="楷体_GB2312" w:eastAsia="楷体_GB2312" w:hAnsi="楷体_GB2312" w:cs="楷体_GB2312" w:hint="eastAsia"/>
          <w:sz w:val="28"/>
          <w:szCs w:val="28"/>
        </w:rPr>
        <w:t>月</w:t>
      </w:r>
      <w:r>
        <w:rPr>
          <w:rFonts w:ascii="楷体_GB2312" w:eastAsia="楷体_GB2312" w:hAnsi="楷体_GB2312" w:cs="楷体_GB2312" w:hint="eastAsia"/>
          <w:sz w:val="28"/>
          <w:szCs w:val="28"/>
        </w:rPr>
        <w:t>16</w:t>
      </w:r>
      <w:r>
        <w:rPr>
          <w:rFonts w:ascii="楷体_GB2312" w:eastAsia="楷体_GB2312" w:hAnsi="楷体_GB2312" w:cs="楷体_GB2312" w:hint="eastAsia"/>
          <w:sz w:val="28"/>
          <w:szCs w:val="28"/>
        </w:rPr>
        <w:t>日</w:t>
      </w:r>
      <w:r>
        <w:rPr>
          <w:rFonts w:ascii="楷体_GB2312" w:eastAsia="楷体_GB2312" w:hAnsi="楷体_GB2312" w:cs="楷体_GB2312" w:hint="eastAsia"/>
          <w:sz w:val="28"/>
          <w:szCs w:val="28"/>
        </w:rPr>
        <w:t>21:30</w:t>
      </w:r>
      <w:r>
        <w:rPr>
          <w:rFonts w:ascii="楷体_GB2312" w:eastAsia="楷体_GB2312" w:hAnsi="楷体_GB2312" w:cs="楷体_GB2312" w:hint="eastAsia"/>
          <w:sz w:val="28"/>
          <w:szCs w:val="28"/>
        </w:rPr>
        <w:t>前提交测试反馈表（见附件</w:t>
      </w:r>
      <w:r>
        <w:rPr>
          <w:rFonts w:ascii="楷体_GB2312" w:eastAsia="楷体_GB2312" w:hAnsi="楷体_GB2312" w:cs="楷体_GB2312" w:hint="eastAsia"/>
          <w:sz w:val="28"/>
          <w:szCs w:val="28"/>
        </w:rPr>
        <w:t>1</w:t>
      </w:r>
      <w:r>
        <w:rPr>
          <w:rFonts w:ascii="楷体_GB2312" w:eastAsia="楷体_GB2312" w:hAnsi="楷体_GB2312" w:cs="楷体_GB2312" w:hint="eastAsia"/>
          <w:sz w:val="28"/>
          <w:szCs w:val="28"/>
        </w:rPr>
        <w:t>）。请会员单位、基金管理公司、期货公司等交易参与者登录深交所“会员业</w:t>
      </w:r>
      <w:r>
        <w:rPr>
          <w:rFonts w:ascii="楷体_GB2312" w:eastAsia="楷体_GB2312" w:hAnsi="楷体_GB2312" w:cs="楷体_GB2312" w:hint="eastAsia"/>
          <w:sz w:val="28"/>
          <w:szCs w:val="28"/>
        </w:rPr>
        <w:t>务专区”首页底部“友情链接―在线调查表”栏目填写并提交反馈表（填报内容支持更新）；行情服务商、结算参与机构等无法登录会员业务专区的参测单位</w:t>
      </w:r>
      <w:r>
        <w:rPr>
          <w:rFonts w:ascii="楷体_GB2312" w:eastAsia="楷体_GB2312" w:hAnsi="楷体_GB2312" w:cs="楷体_GB2312" w:hint="eastAsia"/>
          <w:sz w:val="28"/>
          <w:szCs w:val="28"/>
        </w:rPr>
        <w:t>,</w:t>
      </w:r>
      <w:r>
        <w:rPr>
          <w:rFonts w:ascii="楷体_GB2312" w:eastAsia="楷体_GB2312" w:hAnsi="楷体_GB2312" w:cs="楷体_GB2312" w:hint="eastAsia"/>
          <w:sz w:val="28"/>
          <w:szCs w:val="28"/>
        </w:rPr>
        <w:t>请通过互联网地址</w:t>
      </w:r>
      <w:r>
        <w:rPr>
          <w:rFonts w:ascii="楷体_GB2312" w:eastAsia="楷体_GB2312" w:hAnsi="楷体_GB2312" w:cs="楷体_GB2312" w:hint="eastAsia"/>
          <w:sz w:val="28"/>
          <w:szCs w:val="28"/>
        </w:rPr>
        <w:t>https://survey.szse.cn/v/tech</w:t>
      </w:r>
      <w:r>
        <w:rPr>
          <w:rFonts w:ascii="楷体_GB2312" w:eastAsia="楷体_GB2312" w:hAnsi="楷体_GB2312" w:cs="楷体_GB2312" w:hint="eastAsia"/>
          <w:sz w:val="28"/>
          <w:szCs w:val="28"/>
        </w:rPr>
        <w:t>填写反馈表（填报内容不支持更新，多次提交以最后一次为准）。</w:t>
      </w:r>
    </w:p>
    <w:p w:rsidR="00EC6A56" w:rsidRDefault="00EC6A56">
      <w:pPr>
        <w:tabs>
          <w:tab w:val="left" w:pos="420"/>
        </w:tabs>
        <w:spacing w:line="560" w:lineRule="exact"/>
        <w:ind w:firstLineChars="200" w:firstLine="560"/>
        <w:rPr>
          <w:rFonts w:ascii="楷体_GB2312" w:eastAsia="楷体_GB2312" w:hAnsi="楷体_GB2312" w:cs="楷体_GB2312"/>
          <w:color w:val="000000"/>
          <w:sz w:val="28"/>
          <w:szCs w:val="22"/>
        </w:rPr>
      </w:pPr>
    </w:p>
    <w:p w:rsidR="00EC6A56" w:rsidRDefault="009350CB">
      <w:pPr>
        <w:numPr>
          <w:ilvl w:val="0"/>
          <w:numId w:val="1"/>
        </w:numPr>
        <w:outlineLvl w:val="0"/>
        <w:rPr>
          <w:rFonts w:ascii="楷体_GB2312" w:eastAsia="楷体_GB2312" w:hAnsi="楷体_GB2312" w:cs="楷体_GB2312"/>
          <w:b/>
          <w:sz w:val="28"/>
          <w:szCs w:val="28"/>
        </w:rPr>
      </w:pPr>
      <w:r>
        <w:rPr>
          <w:rFonts w:ascii="楷体_GB2312" w:eastAsia="楷体_GB2312" w:hAnsi="楷体_GB2312" w:cs="楷体_GB2312" w:hint="eastAsia"/>
          <w:b/>
          <w:sz w:val="28"/>
          <w:szCs w:val="28"/>
        </w:rPr>
        <w:t>联系电话</w:t>
      </w:r>
    </w:p>
    <w:p w:rsidR="00EC6A56" w:rsidRDefault="009350CB">
      <w:pPr>
        <w:widowControl/>
        <w:spacing w:line="360" w:lineRule="atLeast"/>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技术咨询电话：</w:t>
      </w:r>
    </w:p>
    <w:p w:rsidR="00EC6A56" w:rsidRDefault="009350CB">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w:t>
      </w:r>
      <w:r>
        <w:rPr>
          <w:rFonts w:ascii="楷体_GB2312" w:eastAsia="楷体_GB2312" w:hAnsi="楷体_GB2312" w:cs="楷体_GB2312" w:hint="eastAsia"/>
          <w:sz w:val="28"/>
          <w:szCs w:val="28"/>
        </w:rPr>
        <w:t>0755-82083510</w:t>
      </w:r>
    </w:p>
    <w:p w:rsidR="00EC6A56" w:rsidRDefault="009350CB">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w:t>
      </w:r>
      <w:r>
        <w:rPr>
          <w:rFonts w:ascii="楷体_GB2312" w:eastAsia="楷体_GB2312" w:hAnsi="楷体_GB2312" w:cs="楷体_GB2312" w:hint="eastAsia"/>
          <w:sz w:val="28"/>
          <w:szCs w:val="28"/>
        </w:rPr>
        <w:t>0755-25946080</w:t>
      </w:r>
    </w:p>
    <w:p w:rsidR="00EC6A56" w:rsidRDefault="009350CB">
      <w:pPr>
        <w:widowControl/>
        <w:spacing w:line="360" w:lineRule="atLeast"/>
        <w:ind w:firstLineChars="1400" w:firstLine="39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0755-88666429</w:t>
      </w:r>
      <w:r>
        <w:rPr>
          <w:rFonts w:ascii="楷体_GB2312" w:eastAsia="楷体_GB2312" w:hAnsi="楷体_GB2312" w:cs="楷体_GB2312" w:hint="eastAsia"/>
          <w:sz w:val="28"/>
          <w:szCs w:val="28"/>
        </w:rPr>
        <w:t>（仅测试期间）</w:t>
      </w:r>
    </w:p>
    <w:p w:rsidR="00EC6A56" w:rsidRDefault="009350CB">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深圳证券通信有限公司：</w:t>
      </w:r>
      <w:r>
        <w:rPr>
          <w:rFonts w:ascii="楷体_GB2312" w:eastAsia="楷体_GB2312" w:hAnsi="楷体_GB2312" w:cs="楷体_GB2312" w:hint="eastAsia"/>
          <w:sz w:val="28"/>
          <w:szCs w:val="28"/>
        </w:rPr>
        <w:t>0755-83182222</w:t>
      </w:r>
    </w:p>
    <w:p w:rsidR="00EC6A56" w:rsidRDefault="009350CB">
      <w:pPr>
        <w:widowControl/>
        <w:spacing w:line="360" w:lineRule="atLeast"/>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业务咨询电话：</w:t>
      </w:r>
    </w:p>
    <w:p w:rsidR="00EC6A56" w:rsidRDefault="009350CB">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深圳证券交易所：</w:t>
      </w:r>
      <w:r>
        <w:rPr>
          <w:rFonts w:ascii="楷体_GB2312" w:eastAsia="楷体_GB2312" w:hAnsi="楷体_GB2312" w:cs="楷体_GB2312" w:hint="eastAsia"/>
          <w:sz w:val="28"/>
          <w:szCs w:val="28"/>
        </w:rPr>
        <w:t>0755-88668182</w:t>
      </w:r>
      <w:r>
        <w:rPr>
          <w:rFonts w:ascii="楷体_GB2312" w:eastAsia="楷体_GB2312" w:hAnsi="楷体_GB2312" w:cs="楷体_GB2312" w:hint="eastAsia"/>
          <w:sz w:val="28"/>
          <w:szCs w:val="28"/>
        </w:rPr>
        <w:t>（可转债交易机制优化）</w:t>
      </w:r>
      <w:r>
        <w:rPr>
          <w:rFonts w:ascii="楷体_GB2312" w:eastAsia="楷体_GB2312" w:hAnsi="楷体_GB2312" w:cs="楷体_GB2312" w:hint="eastAsia"/>
          <w:sz w:val="28"/>
          <w:szCs w:val="28"/>
        </w:rPr>
        <w:t xml:space="preserve"> </w:t>
      </w:r>
    </w:p>
    <w:p w:rsidR="00EC6A56" w:rsidRDefault="009350CB">
      <w:pPr>
        <w:widowControl/>
        <w:spacing w:line="360" w:lineRule="atLeast"/>
        <w:ind w:firstLineChars="1200" w:firstLine="336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0755-88668447</w:t>
      </w:r>
      <w:r>
        <w:rPr>
          <w:rFonts w:ascii="楷体_GB2312" w:eastAsia="楷体_GB2312" w:hAnsi="楷体_GB2312" w:cs="楷体_GB2312" w:hint="eastAsia"/>
          <w:sz w:val="28"/>
          <w:szCs w:val="28"/>
        </w:rPr>
        <w:t>（债券借贷）</w:t>
      </w:r>
    </w:p>
    <w:p w:rsidR="00EC6A56" w:rsidRDefault="009350CB">
      <w:pPr>
        <w:widowControl/>
        <w:spacing w:line="360" w:lineRule="atLeast"/>
        <w:ind w:firstLineChars="1200" w:firstLine="336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0755-88668977</w:t>
      </w:r>
      <w:r>
        <w:rPr>
          <w:rFonts w:ascii="楷体_GB2312" w:eastAsia="楷体_GB2312" w:hAnsi="楷体_GB2312" w:cs="楷体_GB2312" w:hint="eastAsia"/>
          <w:sz w:val="28"/>
          <w:szCs w:val="28"/>
        </w:rPr>
        <w:t>（现金债券</w:t>
      </w:r>
      <w:r>
        <w:rPr>
          <w:rFonts w:ascii="楷体_GB2312" w:eastAsia="楷体_GB2312" w:hAnsi="楷体_GB2312" w:cs="楷体_GB2312" w:hint="eastAsia"/>
          <w:sz w:val="28"/>
          <w:szCs w:val="28"/>
        </w:rPr>
        <w:t>ETF</w:t>
      </w:r>
      <w:r>
        <w:rPr>
          <w:rFonts w:ascii="楷体_GB2312" w:eastAsia="楷体_GB2312" w:hAnsi="楷体_GB2312" w:cs="楷体_GB2312" w:hint="eastAsia"/>
          <w:sz w:val="28"/>
          <w:szCs w:val="28"/>
        </w:rPr>
        <w:t>）</w:t>
      </w:r>
    </w:p>
    <w:p w:rsidR="00EC6A56" w:rsidRDefault="009350CB">
      <w:pPr>
        <w:widowControl/>
        <w:spacing w:line="360" w:lineRule="atLeast"/>
        <w:ind w:firstLineChars="400" w:firstLine="1120"/>
        <w:jc w:val="left"/>
        <w:rPr>
          <w:rFonts w:ascii="楷体_GB2312" w:eastAsia="楷体_GB2312" w:hAnsi="楷体_GB2312" w:cs="楷体_GB2312"/>
          <w:sz w:val="28"/>
          <w:szCs w:val="28"/>
        </w:rPr>
      </w:pPr>
      <w:r>
        <w:rPr>
          <w:rFonts w:ascii="楷体_GB2312" w:eastAsia="楷体_GB2312" w:hAnsi="楷体_GB2312" w:cs="楷体_GB2312" w:hint="eastAsia"/>
          <w:sz w:val="28"/>
          <w:szCs w:val="28"/>
        </w:rPr>
        <w:t>中国结算深圳分公司：</w:t>
      </w:r>
      <w:r>
        <w:rPr>
          <w:rFonts w:ascii="楷体_GB2312" w:eastAsia="楷体_GB2312" w:hAnsi="楷体_GB2312" w:cs="楷体_GB2312" w:hint="eastAsia"/>
          <w:sz w:val="28"/>
          <w:szCs w:val="28"/>
        </w:rPr>
        <w:t>0755-21899255</w:t>
      </w:r>
      <w:r>
        <w:rPr>
          <w:rFonts w:ascii="楷体_GB2312" w:eastAsia="楷体_GB2312" w:hAnsi="楷体_GB2312" w:cs="楷体_GB2312" w:hint="eastAsia"/>
          <w:sz w:val="28"/>
          <w:szCs w:val="28"/>
        </w:rPr>
        <w:t>（债券借贷）</w:t>
      </w:r>
    </w:p>
    <w:p w:rsidR="00EC6A56" w:rsidRDefault="00EC6A56">
      <w:pPr>
        <w:widowControl/>
        <w:spacing w:line="360" w:lineRule="atLeast"/>
        <w:jc w:val="left"/>
        <w:rPr>
          <w:rFonts w:ascii="楷体_GB2312" w:eastAsia="楷体_GB2312" w:hAnsi="楷体_GB2312" w:cs="楷体_GB2312"/>
          <w:kern w:val="0"/>
          <w:sz w:val="28"/>
          <w:szCs w:val="28"/>
        </w:rPr>
      </w:pPr>
    </w:p>
    <w:p w:rsidR="00EC6A56" w:rsidRDefault="00EC6A56">
      <w:pPr>
        <w:widowControl/>
        <w:spacing w:line="360" w:lineRule="atLeast"/>
        <w:jc w:val="left"/>
        <w:rPr>
          <w:rFonts w:ascii="楷体_GB2312" w:eastAsia="楷体_GB2312" w:hAnsi="楷体_GB2312" w:cs="楷体_GB2312"/>
          <w:kern w:val="0"/>
          <w:sz w:val="28"/>
          <w:szCs w:val="28"/>
        </w:rPr>
      </w:pPr>
    </w:p>
    <w:p w:rsidR="00EC6A56" w:rsidRDefault="009350CB">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深圳证券交易所</w:t>
      </w:r>
    </w:p>
    <w:p w:rsidR="00EC6A56" w:rsidRDefault="009350CB">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中国证券登记结算有限责任公司深圳分公司</w:t>
      </w:r>
    </w:p>
    <w:p w:rsidR="00EC6A56" w:rsidRDefault="009350CB">
      <w:pPr>
        <w:widowControl/>
        <w:spacing w:line="360" w:lineRule="atLeast"/>
        <w:ind w:firstLine="360"/>
        <w:jc w:val="right"/>
        <w:rPr>
          <w:rFonts w:ascii="楷体_GB2312" w:eastAsia="楷体_GB2312" w:hAnsi="楷体_GB2312" w:cs="楷体_GB2312"/>
          <w:kern w:val="0"/>
          <w:sz w:val="28"/>
          <w:szCs w:val="28"/>
        </w:rPr>
      </w:pPr>
      <w:r>
        <w:rPr>
          <w:rFonts w:ascii="楷体_GB2312" w:eastAsia="楷体_GB2312" w:hAnsi="楷体_GB2312" w:cs="楷体_GB2312" w:hint="eastAsia"/>
          <w:kern w:val="0"/>
          <w:sz w:val="28"/>
          <w:szCs w:val="28"/>
        </w:rPr>
        <w:t>2022</w:t>
      </w:r>
      <w:r>
        <w:rPr>
          <w:rFonts w:ascii="楷体_GB2312" w:eastAsia="楷体_GB2312" w:hAnsi="楷体_GB2312" w:cs="楷体_GB2312" w:hint="eastAsia"/>
          <w:kern w:val="0"/>
          <w:sz w:val="28"/>
          <w:szCs w:val="28"/>
        </w:rPr>
        <w:t>年</w:t>
      </w:r>
      <w:r>
        <w:rPr>
          <w:rFonts w:ascii="楷体_GB2312" w:eastAsia="楷体_GB2312" w:hAnsi="楷体_GB2312" w:cs="楷体_GB2312" w:hint="eastAsia"/>
          <w:kern w:val="0"/>
          <w:sz w:val="28"/>
          <w:szCs w:val="28"/>
        </w:rPr>
        <w:t>7</w:t>
      </w:r>
      <w:r>
        <w:rPr>
          <w:rFonts w:ascii="楷体_GB2312" w:eastAsia="楷体_GB2312" w:hAnsi="楷体_GB2312" w:cs="楷体_GB2312" w:hint="eastAsia"/>
          <w:kern w:val="0"/>
          <w:sz w:val="28"/>
          <w:szCs w:val="28"/>
        </w:rPr>
        <w:t>月</w:t>
      </w:r>
      <w:r>
        <w:rPr>
          <w:rFonts w:ascii="楷体_GB2312" w:eastAsia="楷体_GB2312" w:hAnsi="楷体_GB2312" w:cs="楷体_GB2312" w:hint="eastAsia"/>
          <w:kern w:val="0"/>
          <w:sz w:val="28"/>
          <w:szCs w:val="28"/>
        </w:rPr>
        <w:t>12</w:t>
      </w:r>
      <w:r>
        <w:rPr>
          <w:rFonts w:ascii="楷体_GB2312" w:eastAsia="楷体_GB2312" w:hAnsi="楷体_GB2312" w:cs="楷体_GB2312" w:hint="eastAsia"/>
          <w:kern w:val="0"/>
          <w:sz w:val="28"/>
          <w:szCs w:val="28"/>
        </w:rPr>
        <w:t>日</w:t>
      </w:r>
    </w:p>
    <w:p w:rsidR="00EC6A56" w:rsidRDefault="00EC6A56">
      <w:pPr>
        <w:pStyle w:val="a5"/>
        <w:spacing w:after="156"/>
        <w:rPr>
          <w:rFonts w:ascii="楷体_GB2312" w:hAnsi="楷体_GB2312" w:cs="楷体_GB2312"/>
          <w:b/>
          <w:color w:val="000000"/>
          <w:szCs w:val="28"/>
        </w:rPr>
        <w:sectPr w:rsidR="00EC6A56">
          <w:pgSz w:w="11906" w:h="16838"/>
          <w:pgMar w:top="1440" w:right="1800" w:bottom="1440" w:left="1800" w:header="851" w:footer="992" w:gutter="0"/>
          <w:cols w:space="425"/>
          <w:docGrid w:type="lines" w:linePitch="312"/>
        </w:sectPr>
      </w:pPr>
    </w:p>
    <w:p w:rsidR="00EC6A56" w:rsidRDefault="009350CB">
      <w:pPr>
        <w:pStyle w:val="a5"/>
        <w:spacing w:after="156"/>
        <w:rPr>
          <w:rFonts w:ascii="楷体_GB2312" w:hAnsi="楷体_GB2312" w:cs="楷体_GB2312"/>
          <w:b/>
          <w:color w:val="000000"/>
          <w:szCs w:val="28"/>
        </w:rPr>
      </w:pPr>
      <w:r>
        <w:rPr>
          <w:rFonts w:ascii="楷体_GB2312" w:hAnsi="楷体_GB2312" w:cs="楷体_GB2312" w:hint="eastAsia"/>
          <w:b/>
          <w:color w:val="000000"/>
          <w:szCs w:val="28"/>
        </w:rPr>
        <w:t>附件</w:t>
      </w:r>
      <w:r>
        <w:rPr>
          <w:rFonts w:ascii="楷体_GB2312" w:hAnsi="楷体_GB2312" w:cs="楷体_GB2312"/>
          <w:b/>
          <w:color w:val="000000"/>
          <w:szCs w:val="28"/>
        </w:rPr>
        <w:t>1</w:t>
      </w:r>
    </w:p>
    <w:p w:rsidR="00EC6A56" w:rsidRDefault="009350CB">
      <w:pPr>
        <w:widowControl/>
        <w:spacing w:line="360" w:lineRule="atLeast"/>
        <w:jc w:val="center"/>
        <w:outlineLvl w:val="0"/>
        <w:rPr>
          <w:rFonts w:ascii="楷体_GB2312" w:eastAsia="楷体_GB2312" w:hAnsi="楷体_GB2312" w:cs="楷体_GB2312"/>
          <w:b/>
          <w:kern w:val="0"/>
          <w:sz w:val="32"/>
          <w:szCs w:val="21"/>
        </w:rPr>
      </w:pPr>
      <w:r>
        <w:rPr>
          <w:rFonts w:ascii="楷体_GB2312" w:eastAsia="楷体_GB2312" w:hAnsi="楷体_GB2312" w:cs="楷体_GB2312" w:hint="eastAsia"/>
          <w:b/>
          <w:kern w:val="0"/>
          <w:sz w:val="32"/>
          <w:szCs w:val="21"/>
        </w:rPr>
        <w:t>可转债交易机制优化暨债券借贷等业务</w:t>
      </w:r>
    </w:p>
    <w:p w:rsidR="00EC6A56" w:rsidRDefault="009350CB">
      <w:pPr>
        <w:widowControl/>
        <w:spacing w:line="360" w:lineRule="atLeast"/>
        <w:jc w:val="center"/>
        <w:outlineLvl w:val="0"/>
        <w:rPr>
          <w:rFonts w:ascii="楷体_GB2312" w:eastAsia="楷体_GB2312" w:hAnsi="楷体_GB2312" w:cs="楷体_GB2312"/>
          <w:b/>
          <w:kern w:val="0"/>
          <w:sz w:val="32"/>
          <w:szCs w:val="32"/>
        </w:rPr>
      </w:pPr>
      <w:r>
        <w:rPr>
          <w:rFonts w:ascii="楷体_GB2312" w:eastAsia="楷体_GB2312" w:hAnsi="楷体_GB2312" w:cs="楷体_GB2312" w:hint="eastAsia"/>
          <w:b/>
          <w:kern w:val="0"/>
          <w:sz w:val="32"/>
          <w:szCs w:val="21"/>
        </w:rPr>
        <w:t>2022</w:t>
      </w:r>
      <w:r>
        <w:rPr>
          <w:rFonts w:ascii="楷体_GB2312" w:eastAsia="楷体_GB2312" w:hAnsi="楷体_GB2312" w:cs="楷体_GB2312" w:hint="eastAsia"/>
          <w:b/>
          <w:kern w:val="0"/>
          <w:sz w:val="32"/>
          <w:szCs w:val="21"/>
        </w:rPr>
        <w:t>年</w:t>
      </w:r>
      <w:r>
        <w:rPr>
          <w:rFonts w:ascii="楷体_GB2312" w:eastAsia="楷体_GB2312" w:hAnsi="楷体_GB2312" w:cs="楷体_GB2312" w:hint="eastAsia"/>
          <w:b/>
          <w:kern w:val="0"/>
          <w:sz w:val="32"/>
          <w:szCs w:val="21"/>
        </w:rPr>
        <w:t>7</w:t>
      </w:r>
      <w:r>
        <w:rPr>
          <w:rFonts w:ascii="楷体_GB2312" w:eastAsia="楷体_GB2312" w:hAnsi="楷体_GB2312" w:cs="楷体_GB2312" w:hint="eastAsia"/>
          <w:b/>
          <w:kern w:val="0"/>
          <w:sz w:val="32"/>
          <w:szCs w:val="21"/>
        </w:rPr>
        <w:t>月</w:t>
      </w:r>
      <w:r>
        <w:rPr>
          <w:rFonts w:ascii="楷体_GB2312" w:eastAsia="楷体_GB2312" w:hAnsi="楷体_GB2312" w:cs="楷体_GB2312" w:hint="eastAsia"/>
          <w:b/>
          <w:kern w:val="0"/>
          <w:sz w:val="32"/>
          <w:szCs w:val="21"/>
        </w:rPr>
        <w:t>16</w:t>
      </w:r>
      <w:r>
        <w:rPr>
          <w:rFonts w:ascii="楷体_GB2312" w:eastAsia="楷体_GB2312" w:hAnsi="楷体_GB2312" w:cs="楷体_GB2312" w:hint="eastAsia"/>
          <w:b/>
          <w:kern w:val="0"/>
          <w:sz w:val="32"/>
          <w:szCs w:val="21"/>
        </w:rPr>
        <w:t>日全网测试反馈表</w:t>
      </w:r>
    </w:p>
    <w:tbl>
      <w:tblPr>
        <w:tblW w:w="93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
        <w:gridCol w:w="2938"/>
        <w:gridCol w:w="2241"/>
        <w:gridCol w:w="452"/>
        <w:gridCol w:w="1416"/>
        <w:gridCol w:w="1857"/>
      </w:tblGrid>
      <w:tr w:rsidR="00EC6A56">
        <w:trPr>
          <w:trHeight w:val="444"/>
          <w:jc w:val="center"/>
        </w:trPr>
        <w:tc>
          <w:tcPr>
            <w:tcW w:w="3395" w:type="dxa"/>
            <w:gridSpan w:val="2"/>
            <w:tcBorders>
              <w:top w:val="single" w:sz="4" w:space="0" w:color="auto"/>
              <w:left w:val="single" w:sz="4" w:space="0" w:color="auto"/>
              <w:bottom w:val="single" w:sz="4" w:space="0" w:color="auto"/>
              <w:right w:val="single" w:sz="4" w:space="0" w:color="auto"/>
            </w:tcBorders>
          </w:tcPr>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会员代码</w:t>
            </w:r>
          </w:p>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（仅会员填写）</w:t>
            </w:r>
          </w:p>
        </w:tc>
        <w:tc>
          <w:tcPr>
            <w:tcW w:w="2693" w:type="dxa"/>
            <w:gridSpan w:val="2"/>
            <w:tcBorders>
              <w:top w:val="single" w:sz="4" w:space="0" w:color="auto"/>
              <w:left w:val="nil"/>
              <w:bottom w:val="single" w:sz="4" w:space="0" w:color="auto"/>
              <w:right w:val="single" w:sz="4" w:space="0" w:color="auto"/>
            </w:tcBorders>
          </w:tcPr>
          <w:p w:rsidR="00EC6A56" w:rsidRDefault="00EC6A56">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公司名称</w:t>
            </w:r>
          </w:p>
        </w:tc>
        <w:tc>
          <w:tcPr>
            <w:tcW w:w="1857" w:type="dxa"/>
            <w:tcBorders>
              <w:top w:val="single" w:sz="4" w:space="0" w:color="auto"/>
              <w:left w:val="nil"/>
              <w:bottom w:val="single" w:sz="4" w:space="0" w:color="auto"/>
              <w:right w:val="single" w:sz="4" w:space="0" w:color="auto"/>
            </w:tcBorders>
          </w:tcPr>
          <w:p w:rsidR="00EC6A56" w:rsidRDefault="00EC6A56">
            <w:pPr>
              <w:rPr>
                <w:rFonts w:ascii="楷体_GB2312" w:eastAsia="楷体_GB2312" w:hAnsi="楷体_GB2312" w:cs="楷体_GB2312"/>
                <w:sz w:val="20"/>
                <w:szCs w:val="20"/>
              </w:rPr>
            </w:pPr>
          </w:p>
        </w:tc>
      </w:tr>
      <w:tr w:rsidR="00EC6A56">
        <w:trPr>
          <w:trHeight w:val="465"/>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联系人</w:t>
            </w:r>
          </w:p>
        </w:tc>
        <w:tc>
          <w:tcPr>
            <w:tcW w:w="2693" w:type="dxa"/>
            <w:gridSpan w:val="2"/>
            <w:tcBorders>
              <w:top w:val="single" w:sz="4" w:space="0" w:color="auto"/>
              <w:left w:val="nil"/>
              <w:bottom w:val="single" w:sz="4" w:space="0" w:color="auto"/>
              <w:right w:val="single" w:sz="4" w:space="0" w:color="auto"/>
            </w:tcBorders>
          </w:tcPr>
          <w:p w:rsidR="00EC6A56" w:rsidRDefault="00EC6A56">
            <w:pPr>
              <w:rPr>
                <w:rFonts w:ascii="楷体_GB2312" w:eastAsia="楷体_GB2312" w:hAnsi="楷体_GB2312" w:cs="楷体_GB2312"/>
                <w:sz w:val="20"/>
                <w:szCs w:val="20"/>
              </w:rPr>
            </w:pPr>
          </w:p>
        </w:tc>
        <w:tc>
          <w:tcPr>
            <w:tcW w:w="1416" w:type="dxa"/>
            <w:tcBorders>
              <w:top w:val="single" w:sz="4" w:space="0" w:color="auto"/>
              <w:left w:val="nil"/>
              <w:bottom w:val="single" w:sz="4" w:space="0" w:color="auto"/>
              <w:right w:val="single" w:sz="4" w:space="0" w:color="auto"/>
            </w:tcBorders>
          </w:tcPr>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联系电话</w:t>
            </w:r>
          </w:p>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w:t>
            </w:r>
            <w:r>
              <w:rPr>
                <w:rFonts w:ascii="楷体_GB2312" w:eastAsia="楷体_GB2312" w:hAnsi="楷体_GB2312" w:cs="楷体_GB2312" w:hint="eastAsia"/>
                <w:sz w:val="20"/>
                <w:szCs w:val="20"/>
              </w:rPr>
              <w:t>包括手机</w:t>
            </w:r>
            <w:r>
              <w:rPr>
                <w:rFonts w:ascii="楷体_GB2312" w:eastAsia="楷体_GB2312" w:hAnsi="楷体_GB2312" w:cs="楷体_GB2312" w:hint="eastAsia"/>
                <w:sz w:val="20"/>
                <w:szCs w:val="20"/>
              </w:rPr>
              <w:t>)</w:t>
            </w:r>
          </w:p>
        </w:tc>
        <w:tc>
          <w:tcPr>
            <w:tcW w:w="1857" w:type="dxa"/>
            <w:tcBorders>
              <w:top w:val="single" w:sz="4" w:space="0" w:color="auto"/>
              <w:left w:val="nil"/>
              <w:bottom w:val="single" w:sz="4" w:space="0" w:color="auto"/>
              <w:right w:val="single" w:sz="4" w:space="0" w:color="auto"/>
            </w:tcBorders>
          </w:tcPr>
          <w:p w:rsidR="00EC6A56" w:rsidRDefault="00EC6A56">
            <w:pPr>
              <w:rPr>
                <w:rFonts w:ascii="楷体_GB2312" w:eastAsia="楷体_GB2312" w:hAnsi="楷体_GB2312" w:cs="楷体_GB2312"/>
                <w:sz w:val="20"/>
                <w:szCs w:val="20"/>
              </w:rPr>
            </w:pPr>
          </w:p>
        </w:tc>
      </w:tr>
      <w:tr w:rsidR="00EC6A56">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vAlign w:val="center"/>
          </w:tcPr>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Email</w:t>
            </w:r>
            <w:r>
              <w:rPr>
                <w:rFonts w:ascii="楷体_GB2312" w:eastAsia="楷体_GB2312" w:hAnsi="楷体_GB2312" w:cs="楷体_GB2312" w:hint="eastAsia"/>
                <w:sz w:val="20"/>
                <w:szCs w:val="20"/>
              </w:rPr>
              <w:t>地址</w:t>
            </w:r>
          </w:p>
        </w:tc>
        <w:tc>
          <w:tcPr>
            <w:tcW w:w="5966" w:type="dxa"/>
            <w:gridSpan w:val="4"/>
            <w:tcBorders>
              <w:top w:val="single" w:sz="4" w:space="0" w:color="auto"/>
              <w:left w:val="nil"/>
              <w:bottom w:val="single" w:sz="4" w:space="0" w:color="auto"/>
              <w:right w:val="single" w:sz="4" w:space="0" w:color="auto"/>
            </w:tcBorders>
          </w:tcPr>
          <w:p w:rsidR="00EC6A56" w:rsidRDefault="00EC6A56">
            <w:pPr>
              <w:rPr>
                <w:rFonts w:ascii="楷体_GB2312" w:eastAsia="楷体_GB2312" w:hAnsi="楷体_GB2312" w:cs="楷体_GB2312"/>
                <w:sz w:val="20"/>
                <w:szCs w:val="20"/>
              </w:rPr>
            </w:pPr>
          </w:p>
        </w:tc>
      </w:tr>
      <w:tr w:rsidR="00EC6A56">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本业务涉及系统的软件开发商名称</w:t>
            </w:r>
          </w:p>
        </w:tc>
        <w:tc>
          <w:tcPr>
            <w:tcW w:w="5966" w:type="dxa"/>
            <w:gridSpan w:val="4"/>
            <w:tcBorders>
              <w:top w:val="single" w:sz="4" w:space="0" w:color="auto"/>
              <w:left w:val="nil"/>
              <w:bottom w:val="single" w:sz="4" w:space="0" w:color="auto"/>
              <w:right w:val="single" w:sz="4" w:space="0" w:color="auto"/>
            </w:tcBorders>
          </w:tcPr>
          <w:p w:rsidR="00EC6A56" w:rsidRDefault="00EC6A56">
            <w:pPr>
              <w:rPr>
                <w:rFonts w:ascii="楷体_GB2312" w:eastAsia="楷体_GB2312" w:hAnsi="楷体_GB2312" w:cs="楷体_GB2312"/>
                <w:sz w:val="20"/>
                <w:szCs w:val="20"/>
              </w:rPr>
            </w:pPr>
          </w:p>
        </w:tc>
      </w:tr>
      <w:tr w:rsidR="00EC6A56">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是否参加本次测试</w:t>
            </w:r>
          </w:p>
        </w:tc>
        <w:tc>
          <w:tcPr>
            <w:tcW w:w="5966" w:type="dxa"/>
            <w:gridSpan w:val="4"/>
            <w:tcBorders>
              <w:top w:val="single" w:sz="4" w:space="0" w:color="auto"/>
              <w:left w:val="nil"/>
              <w:bottom w:val="single" w:sz="4" w:space="0" w:color="auto"/>
              <w:right w:val="single" w:sz="4" w:space="0" w:color="auto"/>
            </w:tcBorders>
          </w:tcPr>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◎已参测</w:t>
            </w:r>
          </w:p>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◎未参测，未参测原因</w:t>
            </w:r>
            <w:r>
              <w:rPr>
                <w:rFonts w:ascii="楷体_GB2312" w:eastAsia="楷体_GB2312" w:hAnsi="楷体_GB2312" w:cs="楷体_GB2312" w:hint="eastAsia"/>
                <w:sz w:val="20"/>
                <w:szCs w:val="20"/>
              </w:rPr>
              <w:t>:</w:t>
            </w:r>
            <w:r>
              <w:rPr>
                <w:rFonts w:ascii="楷体_GB2312" w:eastAsia="楷体_GB2312" w:hAnsi="楷体_GB2312" w:cs="楷体_GB2312" w:hint="eastAsia"/>
                <w:sz w:val="20"/>
              </w:rPr>
              <w:t xml:space="preserve"> ________</w:t>
            </w:r>
          </w:p>
        </w:tc>
      </w:tr>
      <w:tr w:rsidR="00EC6A56">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定向可转债相关技术系统是否已上线</w:t>
            </w:r>
          </w:p>
        </w:tc>
        <w:tc>
          <w:tcPr>
            <w:tcW w:w="5966" w:type="dxa"/>
            <w:gridSpan w:val="4"/>
            <w:tcBorders>
              <w:top w:val="single" w:sz="4" w:space="0" w:color="auto"/>
              <w:left w:val="nil"/>
              <w:bottom w:val="single" w:sz="4" w:space="0" w:color="auto"/>
              <w:right w:val="single" w:sz="4" w:space="0" w:color="auto"/>
            </w:tcBorders>
          </w:tcPr>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r>
              <w:rPr>
                <w:rFonts w:ascii="楷体_GB2312" w:eastAsia="楷体_GB2312" w:hAnsi="楷体_GB2312" w:cs="楷体_GB2312" w:hint="eastAsia"/>
                <w:color w:val="FF0000"/>
                <w:sz w:val="20"/>
              </w:rPr>
              <w:t>（</w:t>
            </w:r>
            <w:r>
              <w:rPr>
                <w:rFonts w:ascii="楷体_GB2312" w:eastAsia="楷体_GB2312" w:hAnsi="楷体_GB2312" w:cs="楷体_GB2312" w:hint="eastAsia"/>
                <w:color w:val="FF0000"/>
                <w:sz w:val="20"/>
              </w:rPr>
              <w:t>2021</w:t>
            </w:r>
            <w:r>
              <w:rPr>
                <w:rFonts w:ascii="楷体_GB2312" w:eastAsia="楷体_GB2312" w:hAnsi="楷体_GB2312" w:cs="楷体_GB2312" w:hint="eastAsia"/>
                <w:color w:val="FF0000"/>
                <w:sz w:val="20"/>
              </w:rPr>
              <w:t>年</w:t>
            </w:r>
            <w:r>
              <w:rPr>
                <w:rFonts w:ascii="楷体_GB2312" w:eastAsia="楷体_GB2312" w:hAnsi="楷体_GB2312" w:cs="楷体_GB2312" w:hint="eastAsia"/>
                <w:color w:val="FF0000"/>
                <w:sz w:val="20"/>
              </w:rPr>
              <w:t>1</w:t>
            </w:r>
            <w:r>
              <w:rPr>
                <w:rFonts w:ascii="楷体_GB2312" w:eastAsia="楷体_GB2312" w:hAnsi="楷体_GB2312" w:cs="楷体_GB2312" w:hint="eastAsia"/>
                <w:color w:val="FF0000"/>
                <w:sz w:val="20"/>
              </w:rPr>
              <w:t>月</w:t>
            </w:r>
            <w:r>
              <w:rPr>
                <w:rFonts w:ascii="楷体_GB2312" w:eastAsia="楷体_GB2312" w:hAnsi="楷体_GB2312" w:cs="楷体_GB2312" w:hint="eastAsia"/>
                <w:color w:val="FF0000"/>
                <w:sz w:val="20"/>
              </w:rPr>
              <w:t>9</w:t>
            </w:r>
            <w:r>
              <w:rPr>
                <w:rFonts w:ascii="楷体_GB2312" w:eastAsia="楷体_GB2312" w:hAnsi="楷体_GB2312" w:cs="楷体_GB2312" w:hint="eastAsia"/>
                <w:color w:val="FF0000"/>
                <w:sz w:val="20"/>
              </w:rPr>
              <w:t>日全网测试后已上线的单位请填“无需改造”）</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◎需要改造且技术系统已上线</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◎需要改造但技术系统暂未上线，预计上线时间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。深交所、结算公司技术系统上线后，已评估现有业务均可正常开展。</w:t>
            </w:r>
          </w:p>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rPr>
              <w:t>◎需要改造但技术系统暂未上线，预计上线时间</w:t>
            </w:r>
            <w:r>
              <w:rPr>
                <w:rFonts w:ascii="楷体_GB2312" w:eastAsia="楷体_GB2312" w:hAnsi="楷体_GB2312" w:cs="楷体_GB2312" w:hint="eastAsia"/>
                <w:sz w:val="20"/>
              </w:rPr>
              <w:t xml:space="preserve">: </w:t>
            </w:r>
            <w:r>
              <w:rPr>
                <w:rFonts w:ascii="楷体_GB2312" w:eastAsia="楷体_GB2312" w:hAnsi="楷体_GB2312" w:cs="楷体_GB2312" w:hint="eastAsia"/>
                <w:sz w:val="20"/>
              </w:rPr>
              <w:t>________</w:t>
            </w:r>
            <w:r>
              <w:rPr>
                <w:rFonts w:ascii="楷体_GB2312" w:eastAsia="楷体_GB2312" w:hAnsi="楷体_GB2312" w:cs="楷体_GB2312" w:hint="eastAsia"/>
                <w:sz w:val="20"/>
              </w:rPr>
              <w:t>。深交所、结算公司技术系统上线后，已评估现有业务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w:t>
            </w:r>
            <w:r>
              <w:rPr>
                <w:rFonts w:ascii="楷体_GB2312" w:eastAsia="楷体_GB2312" w:hAnsi="楷体_GB2312" w:cs="楷体_GB2312" w:hint="eastAsia"/>
                <w:sz w:val="20"/>
              </w:rPr>
              <w:t>________</w:t>
            </w:r>
            <w:r>
              <w:rPr>
                <w:rFonts w:ascii="楷体_GB2312" w:eastAsia="楷体_GB2312" w:hAnsi="楷体_GB2312" w:cs="楷体_GB2312" w:hint="eastAsia"/>
                <w:sz w:val="20"/>
              </w:rPr>
              <w:t>，应对措施：</w:t>
            </w:r>
            <w:r>
              <w:rPr>
                <w:rFonts w:ascii="楷体_GB2312" w:eastAsia="楷体_GB2312" w:hAnsi="楷体_GB2312" w:cs="楷体_GB2312" w:hint="eastAsia"/>
                <w:sz w:val="20"/>
              </w:rPr>
              <w:t>________</w:t>
            </w:r>
            <w:r>
              <w:rPr>
                <w:rFonts w:ascii="楷体_GB2312" w:eastAsia="楷体_GB2312" w:hAnsi="楷体_GB2312" w:cs="楷体_GB2312" w:hint="eastAsia"/>
                <w:sz w:val="20"/>
              </w:rPr>
              <w:t>。</w:t>
            </w:r>
          </w:p>
        </w:tc>
      </w:tr>
      <w:tr w:rsidR="00EC6A56">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可转债交易机制优化相关技术系统是否已就绪</w:t>
            </w:r>
          </w:p>
        </w:tc>
        <w:tc>
          <w:tcPr>
            <w:tcW w:w="5966" w:type="dxa"/>
            <w:gridSpan w:val="4"/>
            <w:tcBorders>
              <w:top w:val="single" w:sz="4" w:space="0" w:color="auto"/>
              <w:left w:val="nil"/>
              <w:bottom w:val="single" w:sz="4" w:space="0" w:color="auto"/>
              <w:right w:val="single" w:sz="4" w:space="0" w:color="auto"/>
            </w:tcBorders>
          </w:tcPr>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◎需要改造且技术系统已</w:t>
            </w:r>
            <w:r>
              <w:rPr>
                <w:rFonts w:ascii="楷体_GB2312" w:eastAsia="楷体_GB2312" w:hAnsi="楷体_GB2312" w:cs="楷体_GB2312" w:hint="eastAsia"/>
                <w:sz w:val="20"/>
                <w:szCs w:val="20"/>
              </w:rPr>
              <w:t>就绪</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就绪</w:t>
            </w:r>
            <w:r>
              <w:rPr>
                <w:rFonts w:ascii="楷体_GB2312" w:eastAsia="楷体_GB2312" w:hAnsi="楷体_GB2312" w:cs="楷体_GB2312" w:hint="eastAsia"/>
                <w:sz w:val="20"/>
              </w:rPr>
              <w:t>，预计就绪时间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。深交所、结算公司技术系统上线后，已评估现有业务均可正常开展。</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w:t>
            </w:r>
            <w:r>
              <w:rPr>
                <w:rFonts w:ascii="楷体_GB2312" w:eastAsia="楷体_GB2312" w:hAnsi="楷体_GB2312" w:cs="楷体_GB2312" w:hint="eastAsia"/>
                <w:sz w:val="20"/>
                <w:szCs w:val="20"/>
              </w:rPr>
              <w:t>就绪</w:t>
            </w:r>
            <w:r>
              <w:rPr>
                <w:rFonts w:ascii="楷体_GB2312" w:eastAsia="楷体_GB2312" w:hAnsi="楷体_GB2312" w:cs="楷体_GB2312" w:hint="eastAsia"/>
                <w:sz w:val="20"/>
              </w:rPr>
              <w:t>，预计就绪时间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w:t>
            </w:r>
            <w:r>
              <w:rPr>
                <w:rFonts w:ascii="楷体_GB2312" w:eastAsia="楷体_GB2312" w:hAnsi="楷体_GB2312" w:cs="楷体_GB2312" w:hint="eastAsia"/>
                <w:sz w:val="20"/>
              </w:rPr>
              <w:t>________</w:t>
            </w:r>
            <w:r>
              <w:rPr>
                <w:rFonts w:ascii="楷体_GB2312" w:eastAsia="楷体_GB2312" w:hAnsi="楷体_GB2312" w:cs="楷体_GB2312" w:hint="eastAsia"/>
                <w:sz w:val="20"/>
              </w:rPr>
              <w:t>，应对措施：</w:t>
            </w:r>
            <w:r>
              <w:rPr>
                <w:rFonts w:ascii="楷体_GB2312" w:eastAsia="楷体_GB2312" w:hAnsi="楷体_GB2312" w:cs="楷体_GB2312" w:hint="eastAsia"/>
                <w:sz w:val="20"/>
              </w:rPr>
              <w:t>________</w:t>
            </w:r>
            <w:r>
              <w:rPr>
                <w:rFonts w:ascii="楷体_GB2312" w:eastAsia="楷体_GB2312" w:hAnsi="楷体_GB2312" w:cs="楷体_GB2312" w:hint="eastAsia"/>
                <w:sz w:val="20"/>
              </w:rPr>
              <w:t>。</w:t>
            </w:r>
          </w:p>
        </w:tc>
      </w:tr>
      <w:tr w:rsidR="00EC6A56">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债券借贷业务相关技术系统是否已就绪</w:t>
            </w:r>
          </w:p>
        </w:tc>
        <w:tc>
          <w:tcPr>
            <w:tcW w:w="5966" w:type="dxa"/>
            <w:gridSpan w:val="4"/>
            <w:tcBorders>
              <w:top w:val="single" w:sz="4" w:space="0" w:color="auto"/>
              <w:left w:val="nil"/>
              <w:bottom w:val="single" w:sz="4" w:space="0" w:color="auto"/>
              <w:right w:val="single" w:sz="4" w:space="0" w:color="auto"/>
            </w:tcBorders>
          </w:tcPr>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◎需要改造且技术系统已就绪</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◎需要改造但技术系统暂未就绪，预计就绪时间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。深交所、结算公司技术系统上线后，已评估现有业务均可正常开展。</w:t>
            </w:r>
          </w:p>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rPr>
              <w:t>◎需要改造但技术系统暂未就绪，预计就绪时间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w:t>
            </w:r>
            <w:r>
              <w:rPr>
                <w:rFonts w:ascii="楷体_GB2312" w:eastAsia="楷体_GB2312" w:hAnsi="楷体_GB2312" w:cs="楷体_GB2312" w:hint="eastAsia"/>
                <w:sz w:val="20"/>
              </w:rPr>
              <w:t>________</w:t>
            </w:r>
            <w:r>
              <w:rPr>
                <w:rFonts w:ascii="楷体_GB2312" w:eastAsia="楷体_GB2312" w:hAnsi="楷体_GB2312" w:cs="楷体_GB2312" w:hint="eastAsia"/>
                <w:sz w:val="20"/>
              </w:rPr>
              <w:t>，应对措施：</w:t>
            </w:r>
            <w:r>
              <w:rPr>
                <w:rFonts w:ascii="楷体_GB2312" w:eastAsia="楷体_GB2312" w:hAnsi="楷体_GB2312" w:cs="楷体_GB2312" w:hint="eastAsia"/>
                <w:sz w:val="20"/>
              </w:rPr>
              <w:t>________</w:t>
            </w:r>
            <w:r>
              <w:rPr>
                <w:rFonts w:ascii="楷体_GB2312" w:eastAsia="楷体_GB2312" w:hAnsi="楷体_GB2312" w:cs="楷体_GB2312" w:hint="eastAsia"/>
                <w:sz w:val="20"/>
              </w:rPr>
              <w:t>。</w:t>
            </w:r>
          </w:p>
        </w:tc>
      </w:tr>
      <w:tr w:rsidR="00EC6A56">
        <w:trPr>
          <w:trHeight w:val="443"/>
          <w:jc w:val="center"/>
        </w:trPr>
        <w:tc>
          <w:tcPr>
            <w:tcW w:w="3395" w:type="dxa"/>
            <w:gridSpan w:val="2"/>
            <w:tcBorders>
              <w:top w:val="single" w:sz="4" w:space="0" w:color="auto"/>
              <w:left w:val="single" w:sz="4" w:space="0" w:color="auto"/>
              <w:bottom w:val="single" w:sz="4" w:space="0" w:color="auto"/>
              <w:right w:val="single" w:sz="4" w:space="0" w:color="auto"/>
            </w:tcBorders>
          </w:tcPr>
          <w:p w:rsidR="00EC6A56" w:rsidRDefault="009350CB">
            <w:pPr>
              <w:rPr>
                <w:rFonts w:ascii="楷体_GB2312" w:eastAsia="楷体_GB2312" w:hAnsi="楷体_GB2312" w:cs="楷体_GB2312"/>
                <w:sz w:val="20"/>
                <w:szCs w:val="20"/>
              </w:rPr>
            </w:pPr>
            <w:r>
              <w:rPr>
                <w:rFonts w:ascii="楷体_GB2312" w:eastAsia="楷体_GB2312" w:hAnsi="楷体_GB2312" w:cs="楷体_GB2312" w:hint="eastAsia"/>
                <w:sz w:val="20"/>
                <w:szCs w:val="20"/>
              </w:rPr>
              <w:t>现金债券</w:t>
            </w:r>
            <w:r>
              <w:rPr>
                <w:rFonts w:ascii="楷体_GB2312" w:eastAsia="楷体_GB2312" w:hAnsi="楷体_GB2312" w:cs="楷体_GB2312" w:hint="eastAsia"/>
                <w:sz w:val="20"/>
                <w:szCs w:val="20"/>
              </w:rPr>
              <w:t>ETF</w:t>
            </w:r>
            <w:r>
              <w:rPr>
                <w:rFonts w:ascii="楷体_GB2312" w:eastAsia="楷体_GB2312" w:hAnsi="楷体_GB2312" w:cs="楷体_GB2312" w:hint="eastAsia"/>
                <w:sz w:val="20"/>
                <w:szCs w:val="20"/>
              </w:rPr>
              <w:t>相</w:t>
            </w:r>
            <w:r>
              <w:rPr>
                <w:rFonts w:ascii="楷体_GB2312" w:eastAsia="楷体_GB2312" w:hAnsi="楷体_GB2312" w:cs="楷体_GB2312" w:hint="eastAsia"/>
                <w:sz w:val="20"/>
                <w:szCs w:val="20"/>
              </w:rPr>
              <w:t>关技术系统是否已上线</w:t>
            </w:r>
          </w:p>
        </w:tc>
        <w:tc>
          <w:tcPr>
            <w:tcW w:w="5966" w:type="dxa"/>
            <w:gridSpan w:val="4"/>
            <w:tcBorders>
              <w:top w:val="single" w:sz="4" w:space="0" w:color="auto"/>
              <w:left w:val="nil"/>
              <w:bottom w:val="single" w:sz="4" w:space="0" w:color="auto"/>
              <w:right w:val="single" w:sz="4" w:space="0" w:color="auto"/>
            </w:tcBorders>
          </w:tcPr>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◎暂不开展此项业务</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◎无需改造，已评估对现有系统无影响</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◎需要改造且技术系统已上线</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◎需要改造但技术系统暂未上线，预计上线时间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。深交所、结算公司技术系统上线后，已评估现有业务均可正常开展。</w:t>
            </w:r>
          </w:p>
          <w:p w:rsidR="00EC6A56" w:rsidRDefault="009350CB">
            <w:pPr>
              <w:rPr>
                <w:rFonts w:ascii="楷体_GB2312" w:eastAsia="楷体_GB2312" w:hAnsi="楷体_GB2312" w:cs="楷体_GB2312"/>
                <w:sz w:val="20"/>
              </w:rPr>
            </w:pPr>
            <w:r>
              <w:rPr>
                <w:rFonts w:ascii="楷体_GB2312" w:eastAsia="楷体_GB2312" w:hAnsi="楷体_GB2312" w:cs="楷体_GB2312" w:hint="eastAsia"/>
                <w:sz w:val="20"/>
              </w:rPr>
              <w:t>◎需要改造但技术系统暂未上线，预计上线时间</w:t>
            </w:r>
            <w:r>
              <w:rPr>
                <w:rFonts w:ascii="楷体_GB2312" w:eastAsia="楷体_GB2312" w:hAnsi="楷体_GB2312" w:cs="楷体_GB2312" w:hint="eastAsia"/>
                <w:sz w:val="20"/>
              </w:rPr>
              <w:t>: ________</w:t>
            </w:r>
            <w:r>
              <w:rPr>
                <w:rFonts w:ascii="楷体_GB2312" w:eastAsia="楷体_GB2312" w:hAnsi="楷体_GB2312" w:cs="楷体_GB2312" w:hint="eastAsia"/>
                <w:sz w:val="20"/>
              </w:rPr>
              <w:t>。深交所、结算公司技术系统上线后，已评估现有业务</w:t>
            </w:r>
            <w:r>
              <w:rPr>
                <w:rFonts w:ascii="楷体_GB2312" w:eastAsia="楷体_GB2312" w:hAnsi="楷体_GB2312" w:cs="楷体_GB2312" w:hint="eastAsia"/>
                <w:b/>
                <w:sz w:val="20"/>
              </w:rPr>
              <w:t>无法</w:t>
            </w:r>
            <w:r>
              <w:rPr>
                <w:rFonts w:ascii="楷体_GB2312" w:eastAsia="楷体_GB2312" w:hAnsi="楷体_GB2312" w:cs="楷体_GB2312" w:hint="eastAsia"/>
                <w:sz w:val="20"/>
              </w:rPr>
              <w:t>正常开展。业务影响</w:t>
            </w:r>
            <w:r>
              <w:rPr>
                <w:rFonts w:ascii="楷体_GB2312" w:eastAsia="楷体_GB2312" w:hAnsi="楷体_GB2312" w:cs="楷体_GB2312" w:hint="eastAsia"/>
                <w:sz w:val="20"/>
              </w:rPr>
              <w:t>________</w:t>
            </w:r>
            <w:r>
              <w:rPr>
                <w:rFonts w:ascii="楷体_GB2312" w:eastAsia="楷体_GB2312" w:hAnsi="楷体_GB2312" w:cs="楷体_GB2312" w:hint="eastAsia"/>
                <w:sz w:val="20"/>
              </w:rPr>
              <w:t>，应对措施：</w:t>
            </w:r>
            <w:r>
              <w:rPr>
                <w:rFonts w:ascii="楷体_GB2312" w:eastAsia="楷体_GB2312" w:hAnsi="楷体_GB2312" w:cs="楷体_GB2312" w:hint="eastAsia"/>
                <w:sz w:val="20"/>
              </w:rPr>
              <w:t>________</w:t>
            </w:r>
            <w:r>
              <w:rPr>
                <w:rFonts w:ascii="楷体_GB2312" w:eastAsia="楷体_GB2312" w:hAnsi="楷体_GB2312" w:cs="楷体_GB2312" w:hint="eastAsia"/>
                <w:sz w:val="20"/>
              </w:rPr>
              <w:t>。</w:t>
            </w:r>
          </w:p>
        </w:tc>
      </w:tr>
      <w:tr w:rsidR="00EC6A56">
        <w:trPr>
          <w:trHeight w:val="644"/>
          <w:jc w:val="center"/>
        </w:trPr>
        <w:tc>
          <w:tcPr>
            <w:tcW w:w="9361" w:type="dxa"/>
            <w:gridSpan w:val="6"/>
            <w:tcBorders>
              <w:top w:val="single" w:sz="4" w:space="0" w:color="auto"/>
              <w:left w:val="single" w:sz="4" w:space="0" w:color="auto"/>
              <w:bottom w:val="single" w:sz="4" w:space="0" w:color="auto"/>
              <w:right w:val="single" w:sz="4" w:space="0" w:color="auto"/>
            </w:tcBorders>
            <w:vAlign w:val="center"/>
          </w:tcPr>
          <w:p w:rsidR="00EC6A56" w:rsidRDefault="009350CB">
            <w:pPr>
              <w:jc w:val="center"/>
              <w:rPr>
                <w:rFonts w:ascii="楷体_GB2312" w:eastAsia="楷体_GB2312" w:hAnsi="楷体_GB2312" w:cs="楷体_GB2312"/>
                <w:sz w:val="20"/>
                <w:szCs w:val="20"/>
              </w:rPr>
            </w:pPr>
            <w:r>
              <w:rPr>
                <w:rFonts w:ascii="楷体_GB2312" w:eastAsia="楷体_GB2312" w:hAnsi="楷体_GB2312" w:cs="楷体_GB2312" w:hint="eastAsia"/>
                <w:sz w:val="20"/>
                <w:szCs w:val="20"/>
              </w:rPr>
              <w:t>请填写以下各功能点测试结果</w:t>
            </w:r>
            <w:r>
              <w:rPr>
                <w:rFonts w:ascii="楷体_GB2312" w:eastAsia="楷体_GB2312" w:hAnsi="楷体_GB2312" w:cs="楷体_GB2312" w:hint="eastAsia"/>
                <w:b/>
                <w:bCs/>
                <w:sz w:val="20"/>
                <w:szCs w:val="20"/>
              </w:rPr>
              <w:t>（未参测单位可不填写以下内容）</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以下为数据文件接口相关测试反馈（重点测试）</w:t>
            </w:r>
          </w:p>
        </w:tc>
      </w:tr>
      <w:tr w:rsidR="00EC6A56">
        <w:trPr>
          <w:trHeight w:val="288"/>
          <w:jc w:val="center"/>
        </w:trPr>
        <w:tc>
          <w:tcPr>
            <w:tcW w:w="457" w:type="dxa"/>
            <w:shd w:val="clear" w:color="auto" w:fill="auto"/>
            <w:vAlign w:val="center"/>
          </w:tcPr>
          <w:p w:rsidR="00EC6A56" w:rsidRDefault="00EC6A56">
            <w:pPr>
              <w:pStyle w:val="af1"/>
              <w:widowControl/>
              <w:numPr>
                <w:ilvl w:val="0"/>
                <w:numId w:val="11"/>
              </w:numPr>
              <w:ind w:firstLineChars="0"/>
              <w:jc w:val="left"/>
              <w:rPr>
                <w:rFonts w:ascii="楷体_GB2312" w:eastAsia="楷体_GB2312" w:hAnsi="楷体_GB2312" w:cs="楷体_GB2312"/>
                <w:b/>
                <w:kern w:val="0"/>
                <w:sz w:val="20"/>
                <w:szCs w:val="24"/>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现货集中竞价交易业务参考信息文件（</w:t>
            </w:r>
            <w:proofErr w:type="spellStart"/>
            <w:r>
              <w:rPr>
                <w:rFonts w:eastAsia="楷体" w:hint="eastAsia"/>
                <w:sz w:val="20"/>
              </w:rPr>
              <w:t>cashauctionparams</w:t>
            </w:r>
            <w:proofErr w:type="spellEnd"/>
            <w:r>
              <w:rPr>
                <w:rFonts w:eastAsia="楷体" w:hint="eastAsia"/>
                <w:sz w:val="20"/>
              </w:rPr>
              <w:t>）接收与处理</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1"/>
              </w:numPr>
              <w:ind w:firstLineChars="0"/>
              <w:jc w:val="left"/>
              <w:rPr>
                <w:rFonts w:ascii="楷体_GB2312" w:eastAsia="楷体_GB2312" w:hAnsi="楷体_GB2312" w:cs="楷体_GB2312"/>
                <w:b/>
                <w:kern w:val="0"/>
                <w:sz w:val="20"/>
                <w:szCs w:val="24"/>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协议交易业务参考信息文件（</w:t>
            </w:r>
            <w:proofErr w:type="spellStart"/>
            <w:r>
              <w:rPr>
                <w:rFonts w:eastAsia="楷体" w:hint="eastAsia"/>
                <w:sz w:val="20"/>
              </w:rPr>
              <w:t>negotiationparams</w:t>
            </w:r>
            <w:proofErr w:type="spellEnd"/>
            <w:r>
              <w:rPr>
                <w:rFonts w:eastAsia="楷体" w:hint="eastAsia"/>
                <w:sz w:val="20"/>
              </w:rPr>
              <w:t>）接收与处理</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楷体_GB2312" w:eastAsiaTheme="minorEastAsia" w:hAnsi="楷体_GB2312" w:cs="楷体_GB2312"/>
                <w:b/>
                <w:kern w:val="0"/>
                <w:sz w:val="20"/>
              </w:rPr>
            </w:pPr>
            <w:r>
              <w:rPr>
                <w:rFonts w:ascii="楷体_GB2312" w:eastAsia="楷体_GB2312" w:hAnsi="楷体_GB2312" w:cs="楷体_GB2312" w:hint="eastAsia"/>
                <w:b/>
                <w:kern w:val="0"/>
                <w:sz w:val="20"/>
              </w:rPr>
              <w:t>以下为交易相关测试反馈（重点测试）</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可转债上市首日匹配成交业务的委托申报、成交回报（</w:t>
            </w:r>
            <w:proofErr w:type="spellStart"/>
            <w:r>
              <w:rPr>
                <w:rFonts w:eastAsia="楷体" w:hint="eastAsia"/>
                <w:sz w:val="20"/>
              </w:rPr>
              <w:t>ApplID</w:t>
            </w:r>
            <w:proofErr w:type="spellEnd"/>
            <w:r>
              <w:rPr>
                <w:rFonts w:eastAsia="楷体" w:hint="eastAsia"/>
                <w:sz w:val="20"/>
              </w:rPr>
              <w:t>字段值仍填写为</w:t>
            </w:r>
            <w:r>
              <w:rPr>
                <w:rFonts w:eastAsia="楷体" w:hint="eastAsia"/>
                <w:sz w:val="20"/>
              </w:rPr>
              <w:t>010</w:t>
            </w:r>
            <w:r>
              <w:rPr>
                <w:rFonts w:eastAsia="楷体" w:hint="eastAsia"/>
                <w:sz w:val="20"/>
              </w:rPr>
              <w:t>）</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可转债非上市首日（含最后交易日）匹配成交业务的委托申报、成交回报（</w:t>
            </w:r>
            <w:proofErr w:type="spellStart"/>
            <w:r>
              <w:rPr>
                <w:rFonts w:eastAsia="楷体" w:hint="eastAsia"/>
                <w:sz w:val="20"/>
              </w:rPr>
              <w:t>ApplID</w:t>
            </w:r>
            <w:proofErr w:type="spellEnd"/>
            <w:r>
              <w:rPr>
                <w:rFonts w:eastAsia="楷体" w:hint="eastAsia"/>
                <w:sz w:val="20"/>
              </w:rPr>
              <w:t>字段值仍填写为</w:t>
            </w:r>
            <w:r>
              <w:rPr>
                <w:rFonts w:eastAsia="楷体" w:hint="eastAsia"/>
                <w:sz w:val="20"/>
              </w:rPr>
              <w:t>010</w:t>
            </w:r>
            <w:r>
              <w:rPr>
                <w:rFonts w:eastAsia="楷体" w:hint="eastAsia"/>
                <w:sz w:val="20"/>
              </w:rPr>
              <w:t>）</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可转债上市首日协商成交业务的委托申报、成交回报（</w:t>
            </w:r>
            <w:proofErr w:type="spellStart"/>
            <w:r>
              <w:rPr>
                <w:rFonts w:eastAsia="楷体" w:hint="eastAsia"/>
                <w:sz w:val="20"/>
              </w:rPr>
              <w:t>ApplID</w:t>
            </w:r>
            <w:proofErr w:type="spellEnd"/>
            <w:r>
              <w:rPr>
                <w:rFonts w:eastAsia="楷体" w:hint="eastAsia"/>
                <w:sz w:val="20"/>
              </w:rPr>
              <w:t>字段值仍填写为</w:t>
            </w:r>
            <w:r>
              <w:rPr>
                <w:rFonts w:eastAsia="楷体" w:hint="eastAsia"/>
                <w:sz w:val="20"/>
              </w:rPr>
              <w:t>050</w:t>
            </w:r>
            <w:r>
              <w:rPr>
                <w:rFonts w:eastAsia="楷体" w:hint="eastAsia"/>
                <w:sz w:val="20"/>
              </w:rPr>
              <w:t>、</w:t>
            </w:r>
            <w:r>
              <w:rPr>
                <w:rFonts w:eastAsia="楷体" w:hint="eastAsia"/>
                <w:sz w:val="20"/>
              </w:rPr>
              <w:t>051</w:t>
            </w:r>
            <w:r>
              <w:rPr>
                <w:rFonts w:eastAsia="楷体" w:hint="eastAsia"/>
                <w:sz w:val="20"/>
              </w:rPr>
              <w:t>、</w:t>
            </w:r>
            <w:r>
              <w:rPr>
                <w:rFonts w:eastAsia="楷体" w:hint="eastAsia"/>
                <w:sz w:val="20"/>
              </w:rPr>
              <w:t>052</w:t>
            </w:r>
            <w:r>
              <w:rPr>
                <w:rFonts w:eastAsia="楷体" w:hint="eastAsia"/>
                <w:sz w:val="20"/>
              </w:rPr>
              <w:t>、</w:t>
            </w:r>
            <w:r>
              <w:rPr>
                <w:rFonts w:eastAsia="楷体" w:hint="eastAsia"/>
                <w:sz w:val="20"/>
              </w:rPr>
              <w:t>053</w:t>
            </w:r>
            <w:r>
              <w:rPr>
                <w:rFonts w:eastAsia="楷体" w:hint="eastAsia"/>
                <w:sz w:val="20"/>
              </w:rPr>
              <w:t>之一）</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可转债非上市首日（含最后交易日）协商成交业务的委托申报、成交回报（</w:t>
            </w:r>
            <w:proofErr w:type="spellStart"/>
            <w:r>
              <w:rPr>
                <w:rFonts w:eastAsia="楷体" w:hint="eastAsia"/>
                <w:sz w:val="20"/>
              </w:rPr>
              <w:t>ApplID</w:t>
            </w:r>
            <w:proofErr w:type="spellEnd"/>
            <w:r>
              <w:rPr>
                <w:rFonts w:eastAsia="楷体" w:hint="eastAsia"/>
                <w:sz w:val="20"/>
              </w:rPr>
              <w:t>字段值仍填写为</w:t>
            </w:r>
            <w:r>
              <w:rPr>
                <w:rFonts w:eastAsia="楷体" w:hint="eastAsia"/>
                <w:sz w:val="20"/>
              </w:rPr>
              <w:t>050</w:t>
            </w:r>
            <w:r>
              <w:rPr>
                <w:rFonts w:eastAsia="楷体" w:hint="eastAsia"/>
                <w:sz w:val="20"/>
              </w:rPr>
              <w:t>、</w:t>
            </w:r>
            <w:r>
              <w:rPr>
                <w:rFonts w:eastAsia="楷体" w:hint="eastAsia"/>
                <w:sz w:val="20"/>
              </w:rPr>
              <w:t>051</w:t>
            </w:r>
            <w:r>
              <w:rPr>
                <w:rFonts w:eastAsia="楷体" w:hint="eastAsia"/>
                <w:sz w:val="20"/>
              </w:rPr>
              <w:t>、</w:t>
            </w:r>
            <w:r>
              <w:rPr>
                <w:rFonts w:eastAsia="楷体" w:hint="eastAsia"/>
                <w:sz w:val="20"/>
              </w:rPr>
              <w:t>052</w:t>
            </w:r>
            <w:r>
              <w:rPr>
                <w:rFonts w:eastAsia="楷体" w:hint="eastAsia"/>
                <w:sz w:val="20"/>
              </w:rPr>
              <w:t>、</w:t>
            </w:r>
            <w:r>
              <w:rPr>
                <w:rFonts w:eastAsia="楷体" w:hint="eastAsia"/>
                <w:sz w:val="20"/>
              </w:rPr>
              <w:t>053</w:t>
            </w:r>
            <w:r>
              <w:rPr>
                <w:rFonts w:eastAsia="楷体" w:hint="eastAsia"/>
                <w:sz w:val="20"/>
              </w:rPr>
              <w:t>之一）</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可转债上市首日盘后定价成交业务的委托申报、成交回报（</w:t>
            </w:r>
            <w:proofErr w:type="spellStart"/>
            <w:r>
              <w:rPr>
                <w:rFonts w:eastAsia="楷体" w:hint="eastAsia"/>
                <w:sz w:val="20"/>
              </w:rPr>
              <w:t>ApplID</w:t>
            </w:r>
            <w:proofErr w:type="spellEnd"/>
            <w:r>
              <w:rPr>
                <w:rFonts w:eastAsia="楷体" w:hint="eastAsia"/>
                <w:sz w:val="20"/>
              </w:rPr>
              <w:t>字段值仍填写为</w:t>
            </w:r>
            <w:r>
              <w:rPr>
                <w:rFonts w:eastAsia="楷体" w:hint="eastAsia"/>
                <w:sz w:val="20"/>
              </w:rPr>
              <w:t>060</w:t>
            </w:r>
            <w:r>
              <w:rPr>
                <w:rFonts w:eastAsia="楷体" w:hint="eastAsia"/>
                <w:sz w:val="20"/>
              </w:rPr>
              <w:t>、</w:t>
            </w:r>
            <w:r>
              <w:rPr>
                <w:rFonts w:eastAsia="楷体" w:hint="eastAsia"/>
                <w:sz w:val="20"/>
              </w:rPr>
              <w:t>061</w:t>
            </w:r>
            <w:r>
              <w:rPr>
                <w:rFonts w:eastAsia="楷体" w:hint="eastAsia"/>
                <w:sz w:val="20"/>
              </w:rPr>
              <w:t>之一）</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可转债非上市首日（含最后交易日）盘后定价成交业务的委托申报、成交回报（</w:t>
            </w:r>
            <w:proofErr w:type="spellStart"/>
            <w:r>
              <w:rPr>
                <w:rFonts w:eastAsia="楷体" w:hint="eastAsia"/>
                <w:sz w:val="20"/>
              </w:rPr>
              <w:t>ApplID</w:t>
            </w:r>
            <w:proofErr w:type="spellEnd"/>
            <w:r>
              <w:rPr>
                <w:rFonts w:eastAsia="楷体" w:hint="eastAsia"/>
                <w:sz w:val="20"/>
              </w:rPr>
              <w:t>字段值仍填写为</w:t>
            </w:r>
            <w:r>
              <w:rPr>
                <w:rFonts w:eastAsia="楷体" w:hint="eastAsia"/>
                <w:sz w:val="20"/>
              </w:rPr>
              <w:t>060</w:t>
            </w:r>
            <w:r>
              <w:rPr>
                <w:rFonts w:eastAsia="楷体" w:hint="eastAsia"/>
                <w:sz w:val="20"/>
              </w:rPr>
              <w:t>、</w:t>
            </w:r>
            <w:r>
              <w:rPr>
                <w:rFonts w:eastAsia="楷体" w:hint="eastAsia"/>
                <w:sz w:val="20"/>
              </w:rPr>
              <w:t>061</w:t>
            </w:r>
            <w:r>
              <w:rPr>
                <w:rFonts w:eastAsia="楷体" w:hint="eastAsia"/>
                <w:sz w:val="20"/>
              </w:rPr>
              <w:t>之一）</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主板</w:t>
            </w:r>
            <w:r>
              <w:rPr>
                <w:rFonts w:eastAsia="楷体" w:hint="eastAsia"/>
                <w:sz w:val="20"/>
              </w:rPr>
              <w:t>A</w:t>
            </w:r>
            <w:r>
              <w:rPr>
                <w:rFonts w:eastAsia="楷体" w:hint="eastAsia"/>
                <w:sz w:val="20"/>
              </w:rPr>
              <w:t>股、主板</w:t>
            </w:r>
            <w:r>
              <w:rPr>
                <w:rFonts w:eastAsia="楷体" w:hint="eastAsia"/>
                <w:sz w:val="20"/>
              </w:rPr>
              <w:t>B</w:t>
            </w:r>
            <w:r>
              <w:rPr>
                <w:rFonts w:eastAsia="楷体" w:hint="eastAsia"/>
                <w:sz w:val="20"/>
              </w:rPr>
              <w:t>股、创业板股票、基金现货集中竞价业务的委托申报、成交回报</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主板</w:t>
            </w:r>
            <w:r>
              <w:rPr>
                <w:rFonts w:eastAsia="楷体" w:hint="eastAsia"/>
                <w:sz w:val="20"/>
              </w:rPr>
              <w:t>A</w:t>
            </w:r>
            <w:r>
              <w:rPr>
                <w:rFonts w:eastAsia="楷体" w:hint="eastAsia"/>
                <w:sz w:val="20"/>
              </w:rPr>
              <w:t>股、主板</w:t>
            </w:r>
            <w:r>
              <w:rPr>
                <w:rFonts w:eastAsia="楷体" w:hint="eastAsia"/>
                <w:sz w:val="20"/>
              </w:rPr>
              <w:t>B</w:t>
            </w:r>
            <w:r>
              <w:rPr>
                <w:rFonts w:eastAsia="楷体" w:hint="eastAsia"/>
                <w:sz w:val="20"/>
              </w:rPr>
              <w:t>股、创业板股票、基金协议交易业务的委托申报、成交回报</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定向可转债协商成交业务的委托申报、成交回报（</w:t>
            </w:r>
            <w:proofErr w:type="spellStart"/>
            <w:r>
              <w:rPr>
                <w:rFonts w:eastAsia="楷体" w:hint="eastAsia"/>
                <w:sz w:val="20"/>
              </w:rPr>
              <w:t>ApplID</w:t>
            </w:r>
            <w:proofErr w:type="spellEnd"/>
            <w:r>
              <w:rPr>
                <w:rFonts w:eastAsia="楷体" w:hint="eastAsia"/>
                <w:sz w:val="20"/>
              </w:rPr>
              <w:t>字段值仍填写为</w:t>
            </w:r>
            <w:r>
              <w:rPr>
                <w:rFonts w:eastAsia="楷体" w:hint="eastAsia"/>
                <w:sz w:val="20"/>
              </w:rPr>
              <w:t>050</w:t>
            </w:r>
            <w:r>
              <w:rPr>
                <w:rFonts w:eastAsia="楷体" w:hint="eastAsia"/>
                <w:sz w:val="20"/>
              </w:rPr>
              <w:t>、</w:t>
            </w:r>
            <w:r>
              <w:rPr>
                <w:rFonts w:eastAsia="楷体" w:hint="eastAsia"/>
                <w:sz w:val="20"/>
              </w:rPr>
              <w:t>051</w:t>
            </w:r>
            <w:r>
              <w:rPr>
                <w:rFonts w:eastAsia="楷体" w:hint="eastAsia"/>
                <w:sz w:val="20"/>
              </w:rPr>
              <w:t>、</w:t>
            </w:r>
            <w:r>
              <w:rPr>
                <w:rFonts w:eastAsia="楷体" w:hint="eastAsia"/>
                <w:sz w:val="20"/>
              </w:rPr>
              <w:t>052</w:t>
            </w:r>
            <w:r>
              <w:rPr>
                <w:rFonts w:eastAsia="楷体" w:hint="eastAsia"/>
                <w:sz w:val="20"/>
              </w:rPr>
              <w:t>、</w:t>
            </w:r>
            <w:r>
              <w:rPr>
                <w:rFonts w:eastAsia="楷体" w:hint="eastAsia"/>
                <w:sz w:val="20"/>
              </w:rPr>
              <w:t>053</w:t>
            </w:r>
            <w:r>
              <w:rPr>
                <w:rFonts w:eastAsia="楷体" w:hint="eastAsia"/>
                <w:sz w:val="20"/>
              </w:rPr>
              <w:t>之一）</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债券现券交易业务的委托申报、成交回报</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债券通用质押式回购业务的委托申报、成交回报</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2"/>
              </w:numPr>
              <w:ind w:firstLineChars="0"/>
              <w:jc w:val="left"/>
              <w:rPr>
                <w:rFonts w:asciiTheme="minorEastAsia" w:eastAsiaTheme="minorEastAsia" w:hAnsiTheme="minorEastAsia" w:cs="宋体"/>
                <w:b/>
                <w:kern w:val="0"/>
                <w:sz w:val="20"/>
                <w:szCs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债券分销业务的委托申报、成交回报</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以下为行情相关测试反馈（重点测试）</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深市可转债上市首日行情的接收与展示（匹配成交成交价首次上涨或下跌达到或超过一定幅度，将按业务规则触发盘中临时停牌，</w:t>
            </w:r>
            <w:r>
              <w:rPr>
                <w:rFonts w:eastAsia="楷体" w:hint="eastAsia"/>
                <w:sz w:val="20"/>
              </w:rPr>
              <w:t>T</w:t>
            </w:r>
            <w:r>
              <w:rPr>
                <w:rFonts w:eastAsia="楷体" w:hint="eastAsia"/>
                <w:sz w:val="20"/>
              </w:rPr>
              <w:t>日最晚停牌至</w:t>
            </w:r>
            <w:r>
              <w:rPr>
                <w:rFonts w:eastAsia="楷体" w:hint="eastAsia"/>
                <w:sz w:val="20"/>
              </w:rPr>
              <w:t>11:27</w:t>
            </w:r>
            <w:r>
              <w:rPr>
                <w:rFonts w:eastAsia="楷体" w:hint="eastAsia"/>
                <w:sz w:val="20"/>
              </w:rPr>
              <w:t>）</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深市可转债最后交易日行情的接收与展示</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深市可转债其他交易日（不含首日和最后交易日）行情的接收与展示</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深市定向可转债行情的接收与展示</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深市股票行情的接收与展示</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深市债券行情的接收与展示</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深市基金行情的接收与展示</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深市期权行情的接收与展示</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Theme="minorEastAsia" w:eastAsiaTheme="minorEastAsia" w:hAnsiTheme="minorEastAsia" w:cs="宋体"/>
                <w:b/>
                <w:kern w:val="0"/>
                <w:sz w:val="20"/>
                <w:szCs w:val="20"/>
              </w:rPr>
            </w:pPr>
            <w:r>
              <w:rPr>
                <w:rFonts w:ascii="楷体_GB2312" w:eastAsia="楷体_GB2312" w:hAnsi="楷体_GB2312" w:cs="楷体_GB2312" w:hint="eastAsia"/>
                <w:b/>
                <w:kern w:val="0"/>
                <w:sz w:val="20"/>
              </w:rPr>
              <w:t>以下为清算交收相关测试反馈</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可转债匹配成交业务的结算处理</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可转债现协商成交业务的结算处理</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可转债盘后定价成交业务的结算处理</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定向可转债协商成交业务的结算处理</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eastAsia="楷体"/>
                <w:sz w:val="20"/>
              </w:rPr>
            </w:pPr>
            <w:r>
              <w:rPr>
                <w:rFonts w:eastAsia="楷体" w:hint="eastAsia"/>
                <w:sz w:val="20"/>
              </w:rPr>
              <w:t>其他深市证券交易业务的结算处理</w:t>
            </w:r>
          </w:p>
        </w:tc>
        <w:tc>
          <w:tcPr>
            <w:tcW w:w="3725" w:type="dxa"/>
            <w:gridSpan w:val="3"/>
            <w:shd w:val="clear" w:color="auto" w:fill="auto"/>
            <w:vAlign w:val="center"/>
          </w:tcPr>
          <w:p w:rsidR="00EC6A56" w:rsidRDefault="009350CB">
            <w:pPr>
              <w:widowControl/>
              <w:jc w:val="center"/>
              <w:rPr>
                <w:rFonts w:eastAsia="楷体"/>
                <w:sz w:val="20"/>
              </w:rPr>
            </w:pPr>
            <w:r>
              <w:rPr>
                <w:rFonts w:eastAsia="楷体" w:hint="eastAsia"/>
                <w:sz w:val="20"/>
              </w:rPr>
              <w:t>◎正常</w:t>
            </w:r>
            <w:r>
              <w:rPr>
                <w:rFonts w:eastAsia="楷体" w:hint="eastAsia"/>
                <w:sz w:val="20"/>
              </w:rPr>
              <w:t xml:space="preserve"> </w:t>
            </w:r>
            <w:r>
              <w:rPr>
                <w:rFonts w:eastAsia="楷体" w:hint="eastAsia"/>
                <w:sz w:val="20"/>
              </w:rPr>
              <w:t>◎异常</w:t>
            </w:r>
            <w:r>
              <w:rPr>
                <w:rFonts w:eastAsia="楷体" w:hint="eastAsia"/>
                <w:sz w:val="20"/>
              </w:rPr>
              <w:t xml:space="preserve"> </w:t>
            </w:r>
            <w:r>
              <w:rPr>
                <w:rFonts w:eastAsia="楷体" w:hint="eastAsia"/>
                <w:sz w:val="20"/>
              </w:rPr>
              <w:t>◎未测</w:t>
            </w:r>
            <w:r>
              <w:rPr>
                <w:rFonts w:eastAsia="楷体" w:hint="eastAsia"/>
                <w:sz w:val="20"/>
              </w:rPr>
              <w:t xml:space="preserve"> </w:t>
            </w:r>
            <w:r>
              <w:rPr>
                <w:rFonts w:eastAsia="楷体" w:hint="eastAsia"/>
                <w:sz w:val="20"/>
              </w:rPr>
              <w:t>◎无此业务</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可转债及定向可转债其他业务测试反馈</w:t>
            </w:r>
          </w:p>
        </w:tc>
      </w:tr>
      <w:tr w:rsidR="00EC6A56">
        <w:trPr>
          <w:trHeight w:val="75"/>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szCs w:val="24"/>
              </w:rPr>
            </w:pPr>
          </w:p>
        </w:tc>
        <w:tc>
          <w:tcPr>
            <w:tcW w:w="5179" w:type="dxa"/>
            <w:gridSpan w:val="2"/>
            <w:shd w:val="clear" w:color="auto" w:fill="auto"/>
            <w:vAlign w:val="center"/>
          </w:tcPr>
          <w:p w:rsidR="00EC6A56" w:rsidRDefault="009350CB">
            <w:pPr>
              <w:jc w:val="left"/>
              <w:rPr>
                <w:rFonts w:ascii="楷体_GB2312" w:eastAsia="楷体_GB2312" w:hAnsi="楷体_GB2312" w:cs="楷体_GB2312"/>
                <w:b/>
                <w:kern w:val="0"/>
                <w:sz w:val="20"/>
              </w:rPr>
            </w:pPr>
            <w:r>
              <w:rPr>
                <w:rFonts w:eastAsia="楷体" w:hint="eastAsia"/>
                <w:sz w:val="20"/>
              </w:rPr>
              <w:t>定向可转债转股业务的委托申报和回报处理</w:t>
            </w:r>
          </w:p>
        </w:tc>
        <w:tc>
          <w:tcPr>
            <w:tcW w:w="3725" w:type="dxa"/>
            <w:gridSpan w:val="3"/>
            <w:shd w:val="clear" w:color="auto" w:fill="auto"/>
            <w:vAlign w:val="center"/>
          </w:tcPr>
          <w:p w:rsidR="00EC6A56" w:rsidRDefault="009350CB">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75"/>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szCs w:val="24"/>
              </w:rPr>
            </w:pPr>
          </w:p>
        </w:tc>
        <w:tc>
          <w:tcPr>
            <w:tcW w:w="5179" w:type="dxa"/>
            <w:gridSpan w:val="2"/>
            <w:shd w:val="clear" w:color="auto" w:fill="auto"/>
            <w:vAlign w:val="center"/>
          </w:tcPr>
          <w:p w:rsidR="00EC6A56" w:rsidRDefault="009350CB">
            <w:pPr>
              <w:jc w:val="left"/>
              <w:rPr>
                <w:rFonts w:ascii="楷体_GB2312" w:eastAsia="楷体_GB2312" w:hAnsi="楷体_GB2312" w:cs="楷体_GB2312"/>
                <w:b/>
                <w:kern w:val="0"/>
                <w:sz w:val="20"/>
              </w:rPr>
            </w:pPr>
            <w:r>
              <w:rPr>
                <w:rFonts w:eastAsia="楷体" w:hint="eastAsia"/>
                <w:sz w:val="20"/>
              </w:rPr>
              <w:t>定向可转债转托管业务的委托申报和回报处理</w:t>
            </w:r>
          </w:p>
        </w:tc>
        <w:tc>
          <w:tcPr>
            <w:tcW w:w="3725" w:type="dxa"/>
            <w:gridSpan w:val="3"/>
            <w:shd w:val="clear" w:color="auto" w:fill="auto"/>
            <w:vAlign w:val="center"/>
          </w:tcPr>
          <w:p w:rsidR="00EC6A56" w:rsidRDefault="009350CB">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75"/>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szCs w:val="24"/>
              </w:rPr>
            </w:pPr>
          </w:p>
        </w:tc>
        <w:tc>
          <w:tcPr>
            <w:tcW w:w="5179" w:type="dxa"/>
            <w:gridSpan w:val="2"/>
            <w:shd w:val="clear" w:color="auto" w:fill="auto"/>
            <w:vAlign w:val="center"/>
          </w:tcPr>
          <w:p w:rsidR="00EC6A56" w:rsidRDefault="009350CB">
            <w:pPr>
              <w:jc w:val="left"/>
              <w:rPr>
                <w:rFonts w:ascii="楷体_GB2312" w:eastAsia="楷体_GB2312" w:hAnsi="楷体_GB2312" w:cs="楷体_GB2312"/>
                <w:b/>
                <w:kern w:val="0"/>
                <w:sz w:val="20"/>
              </w:rPr>
            </w:pPr>
            <w:r>
              <w:rPr>
                <w:rFonts w:eastAsia="楷体" w:hint="eastAsia"/>
                <w:sz w:val="20"/>
              </w:rPr>
              <w:t>可转债转股业务的委托申报和回报处理</w:t>
            </w:r>
          </w:p>
        </w:tc>
        <w:tc>
          <w:tcPr>
            <w:tcW w:w="3725" w:type="dxa"/>
            <w:gridSpan w:val="3"/>
            <w:shd w:val="clear" w:color="auto" w:fill="auto"/>
            <w:vAlign w:val="center"/>
          </w:tcPr>
          <w:p w:rsidR="00EC6A56" w:rsidRDefault="009350CB">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75"/>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szCs w:val="24"/>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定向可转债（流通债券、限售债券）转股业务的结算处理</w:t>
            </w:r>
          </w:p>
        </w:tc>
        <w:tc>
          <w:tcPr>
            <w:tcW w:w="3725" w:type="dxa"/>
            <w:gridSpan w:val="3"/>
            <w:shd w:val="clear" w:color="auto" w:fill="auto"/>
            <w:vAlign w:val="center"/>
          </w:tcPr>
          <w:p w:rsidR="00EC6A56" w:rsidRDefault="009350CB">
            <w:pP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75"/>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szCs w:val="24"/>
              </w:rPr>
            </w:pPr>
          </w:p>
        </w:tc>
        <w:tc>
          <w:tcPr>
            <w:tcW w:w="5179" w:type="dxa"/>
            <w:gridSpan w:val="2"/>
            <w:shd w:val="clear" w:color="auto" w:fill="auto"/>
            <w:vAlign w:val="center"/>
          </w:tcPr>
          <w:p w:rsidR="00EC6A56" w:rsidRDefault="009350CB">
            <w:pPr>
              <w:jc w:val="left"/>
              <w:rPr>
                <w:rFonts w:ascii="楷体_GB2312" w:eastAsia="楷体_GB2312" w:hAnsi="楷体_GB2312" w:cs="楷体_GB2312"/>
                <w:b/>
                <w:kern w:val="0"/>
                <w:sz w:val="20"/>
              </w:rPr>
            </w:pPr>
            <w:r>
              <w:rPr>
                <w:rFonts w:eastAsia="楷体" w:hint="eastAsia"/>
                <w:sz w:val="20"/>
              </w:rPr>
              <w:t>可转债转股业务的结算处理</w:t>
            </w:r>
          </w:p>
        </w:tc>
        <w:tc>
          <w:tcPr>
            <w:tcW w:w="3725" w:type="dxa"/>
            <w:gridSpan w:val="3"/>
            <w:shd w:val="clear" w:color="auto" w:fill="auto"/>
            <w:vAlign w:val="center"/>
          </w:tcPr>
          <w:p w:rsidR="00EC6A56" w:rsidRDefault="009350CB">
            <w:pPr>
              <w:jc w:val="center"/>
              <w:rPr>
                <w:rFonts w:ascii="楷体_GB2312" w:eastAsia="楷体_GB2312" w:hAnsi="楷体_GB2312" w:cs="楷体_GB2312"/>
                <w:b/>
                <w:kern w:val="0"/>
                <w:sz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债券借贷业务测试反馈</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债券借贷业务初始交易的委托申报、成交回报</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90"/>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债券借贷业务质押券变更的委托申报、成交回报</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债券借贷业务提前终止的委托申报、成交回报</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债券借贷业务到期续做的委托申报、成交回报</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债券借贷业务到期结算的委托申报、成交回报</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债券借贷业务各类委托指令的主动撤单</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债券借贷业务收盘行情文件的接收与处理</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b/>
                <w:kern w:val="0"/>
                <w:sz w:val="20"/>
              </w:rPr>
              <w:t>交易终端测试反馈（重点测债券借贷业务）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固收专区的用户创建及权限分配</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债券借贷业务的委托申报</w:t>
            </w:r>
            <w:r>
              <w:rPr>
                <w:rFonts w:eastAsia="楷体" w:hint="eastAsia"/>
                <w:sz w:val="20"/>
              </w:rPr>
              <w:t>/</w:t>
            </w:r>
            <w:r>
              <w:rPr>
                <w:rFonts w:eastAsia="楷体" w:hint="eastAsia"/>
                <w:sz w:val="20"/>
              </w:rPr>
              <w:t>查询</w:t>
            </w:r>
            <w:r>
              <w:rPr>
                <w:rFonts w:eastAsia="楷体" w:hint="eastAsia"/>
                <w:sz w:val="20"/>
              </w:rPr>
              <w:t>/</w:t>
            </w:r>
            <w:r>
              <w:rPr>
                <w:rFonts w:eastAsia="楷体" w:hint="eastAsia"/>
                <w:sz w:val="20"/>
              </w:rPr>
              <w:t>导出、成交查询</w:t>
            </w:r>
            <w:r>
              <w:rPr>
                <w:rFonts w:eastAsia="楷体" w:hint="eastAsia"/>
                <w:sz w:val="20"/>
              </w:rPr>
              <w:t>/</w:t>
            </w:r>
            <w:r>
              <w:rPr>
                <w:rFonts w:eastAsia="楷体" w:hint="eastAsia"/>
                <w:sz w:val="20"/>
              </w:rPr>
              <w:t>导出</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固收专区其他业务的委托申报</w:t>
            </w:r>
            <w:r>
              <w:rPr>
                <w:rFonts w:eastAsia="楷体" w:hint="eastAsia"/>
                <w:sz w:val="20"/>
              </w:rPr>
              <w:t>/</w:t>
            </w:r>
            <w:r>
              <w:rPr>
                <w:rFonts w:eastAsia="楷体" w:hint="eastAsia"/>
                <w:sz w:val="20"/>
              </w:rPr>
              <w:t>查询</w:t>
            </w:r>
            <w:r>
              <w:rPr>
                <w:rFonts w:eastAsia="楷体" w:hint="eastAsia"/>
                <w:sz w:val="20"/>
              </w:rPr>
              <w:t>/</w:t>
            </w:r>
            <w:r>
              <w:rPr>
                <w:rFonts w:eastAsia="楷体" w:hint="eastAsia"/>
                <w:sz w:val="20"/>
              </w:rPr>
              <w:t>导出、成交查询</w:t>
            </w:r>
            <w:r>
              <w:rPr>
                <w:rFonts w:eastAsia="楷体" w:hint="eastAsia"/>
                <w:sz w:val="20"/>
              </w:rPr>
              <w:t>/</w:t>
            </w:r>
            <w:r>
              <w:rPr>
                <w:rFonts w:eastAsia="楷体" w:hint="eastAsia"/>
                <w:sz w:val="20"/>
              </w:rPr>
              <w:t>导出</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债券借贷收盘行情</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债券借贷业务的在途合约信息查询及导出</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债券借贷业务初始交易和到期续做申报单导出</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股基专区各业务的委托申报</w:t>
            </w:r>
            <w:r>
              <w:rPr>
                <w:rFonts w:eastAsia="楷体" w:hint="eastAsia"/>
                <w:sz w:val="20"/>
              </w:rPr>
              <w:t>/</w:t>
            </w:r>
            <w:r>
              <w:rPr>
                <w:rFonts w:eastAsia="楷体" w:hint="eastAsia"/>
                <w:sz w:val="20"/>
              </w:rPr>
              <w:t>查询</w:t>
            </w:r>
            <w:r>
              <w:rPr>
                <w:rFonts w:eastAsia="楷体" w:hint="eastAsia"/>
                <w:sz w:val="20"/>
              </w:rPr>
              <w:t>/</w:t>
            </w:r>
            <w:r>
              <w:rPr>
                <w:rFonts w:eastAsia="楷体" w:hint="eastAsia"/>
                <w:sz w:val="20"/>
              </w:rPr>
              <w:t>导出、成交查询</w:t>
            </w:r>
            <w:r>
              <w:rPr>
                <w:rFonts w:eastAsia="楷体" w:hint="eastAsia"/>
                <w:sz w:val="20"/>
              </w:rPr>
              <w:t>/</w:t>
            </w:r>
            <w:r>
              <w:rPr>
                <w:rFonts w:eastAsia="楷体" w:hint="eastAsia"/>
                <w:sz w:val="20"/>
              </w:rPr>
              <w:t>导出、行情查询</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9361" w:type="dxa"/>
            <w:gridSpan w:val="6"/>
            <w:shd w:val="clear" w:color="auto" w:fill="auto"/>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b/>
                <w:kern w:val="0"/>
                <w:sz w:val="20"/>
              </w:rPr>
              <w:t>债券借贷业务清算交收测试反馈</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债券借贷业务初始交易的清算、</w:t>
            </w:r>
            <w:r>
              <w:rPr>
                <w:rFonts w:eastAsia="楷体" w:hint="eastAsia"/>
                <w:sz w:val="20"/>
              </w:rPr>
              <w:t>RTGS</w:t>
            </w:r>
            <w:r>
              <w:rPr>
                <w:rFonts w:eastAsia="楷体" w:hint="eastAsia"/>
                <w:sz w:val="20"/>
              </w:rPr>
              <w:t>交收及日终交收</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债券借贷业务质押券变更的日终清算交收（包含换入证券、换出证券及换出资金）</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债券借贷业务提前终止的清算、</w:t>
            </w:r>
            <w:r>
              <w:rPr>
                <w:rFonts w:eastAsia="楷体" w:hint="eastAsia"/>
                <w:sz w:val="20"/>
              </w:rPr>
              <w:t>RTGS</w:t>
            </w:r>
            <w:r>
              <w:rPr>
                <w:rFonts w:eastAsia="楷体" w:hint="eastAsia"/>
                <w:sz w:val="20"/>
              </w:rPr>
              <w:t>交收及日终交收（包含涉及标的券过户、不涉及标的券过户）</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债券借贷业务到期续做的清算、</w:t>
            </w:r>
            <w:r>
              <w:rPr>
                <w:rFonts w:eastAsia="楷体" w:hint="eastAsia"/>
                <w:sz w:val="20"/>
              </w:rPr>
              <w:t>RTGS</w:t>
            </w:r>
            <w:r>
              <w:rPr>
                <w:rFonts w:eastAsia="楷体" w:hint="eastAsia"/>
                <w:sz w:val="20"/>
              </w:rPr>
              <w:t>交收及日终交收（包含新合约标的证券数量大于、等于及小于原合约标的证券数量）</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债券借贷业务到期结算的清算、</w:t>
            </w:r>
            <w:r>
              <w:rPr>
                <w:rFonts w:eastAsia="楷体" w:hint="eastAsia"/>
                <w:sz w:val="20"/>
              </w:rPr>
              <w:t>RTGS</w:t>
            </w:r>
            <w:r>
              <w:rPr>
                <w:rFonts w:eastAsia="楷体" w:hint="eastAsia"/>
                <w:sz w:val="20"/>
              </w:rPr>
              <w:t>交收及日终交收</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债券借贷业务（提前终止、到期结算、到期续做）的指定不交收</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90"/>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标的债券权益划付</w:t>
            </w:r>
          </w:p>
        </w:tc>
        <w:tc>
          <w:tcPr>
            <w:tcW w:w="3725" w:type="dxa"/>
            <w:gridSpan w:val="3"/>
            <w:vAlign w:val="center"/>
          </w:tcPr>
          <w:p w:rsidR="00EC6A56" w:rsidRDefault="009350CB">
            <w:pPr>
              <w:jc w:val="center"/>
              <w:rPr>
                <w:rFonts w:eastAsia="楷体"/>
                <w:sz w:val="20"/>
              </w:rPr>
            </w:pPr>
            <w:r>
              <w:rPr>
                <w:rFonts w:eastAsia="楷体" w:hint="eastAsia"/>
                <w:sz w:val="20"/>
              </w:rPr>
              <w:t>◎正常◎异常◎未测◎无此业务</w:t>
            </w:r>
          </w:p>
        </w:tc>
      </w:tr>
      <w:tr w:rsidR="00EC6A56">
        <w:trPr>
          <w:trHeight w:val="288"/>
          <w:jc w:val="center"/>
        </w:trPr>
        <w:tc>
          <w:tcPr>
            <w:tcW w:w="9361" w:type="dxa"/>
            <w:gridSpan w:val="6"/>
            <w:shd w:val="clear" w:color="auto" w:fill="FFFFFF" w:themeFill="background1"/>
            <w:vAlign w:val="center"/>
          </w:tcPr>
          <w:p w:rsidR="00EC6A56" w:rsidRDefault="009350CB">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现金债券</w:t>
            </w:r>
            <w:r>
              <w:rPr>
                <w:rFonts w:ascii="楷体_GB2312" w:eastAsia="楷体_GB2312" w:hAnsi="楷体_GB2312" w:cs="楷体_GB2312" w:hint="eastAsia"/>
                <w:b/>
                <w:kern w:val="0"/>
                <w:sz w:val="20"/>
              </w:rPr>
              <w:t>ETF</w:t>
            </w:r>
            <w:r>
              <w:rPr>
                <w:rFonts w:ascii="楷体_GB2312" w:eastAsia="楷体_GB2312" w:hAnsi="楷体_GB2312" w:cs="楷体_GB2312" w:hint="eastAsia"/>
                <w:b/>
                <w:kern w:val="0"/>
                <w:sz w:val="20"/>
              </w:rPr>
              <w:t>测试反馈</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现金债券</w:t>
            </w:r>
            <w:r>
              <w:rPr>
                <w:rFonts w:eastAsia="楷体" w:hint="eastAsia"/>
                <w:sz w:val="20"/>
              </w:rPr>
              <w:t>ETF</w:t>
            </w:r>
            <w:r>
              <w:rPr>
                <w:rFonts w:eastAsia="楷体" w:hint="eastAsia"/>
                <w:sz w:val="20"/>
              </w:rPr>
              <w:t>认购业务的委托申报、成交回报</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eastAsia="楷体"/>
                <w:sz w:val="20"/>
              </w:rPr>
            </w:pPr>
            <w:r>
              <w:rPr>
                <w:rFonts w:eastAsia="楷体" w:hint="eastAsia"/>
                <w:sz w:val="20"/>
              </w:rPr>
              <w:t>现金债券</w:t>
            </w:r>
            <w:r>
              <w:rPr>
                <w:rFonts w:eastAsia="楷体" w:hint="eastAsia"/>
                <w:sz w:val="20"/>
              </w:rPr>
              <w:t>ETF</w:t>
            </w:r>
            <w:r>
              <w:rPr>
                <w:rFonts w:eastAsia="楷体" w:hint="eastAsia"/>
                <w:sz w:val="20"/>
              </w:rPr>
              <w:t>认购业务的清算交收</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9361" w:type="dxa"/>
            <w:gridSpan w:val="6"/>
            <w:shd w:val="clear" w:color="auto" w:fill="FFFFFF" w:themeFill="background1"/>
            <w:vAlign w:val="center"/>
          </w:tcPr>
          <w:p w:rsidR="00EC6A56" w:rsidRDefault="009350CB">
            <w:pPr>
              <w:widowControl/>
              <w:jc w:val="center"/>
              <w:rPr>
                <w:rFonts w:ascii="楷体_GB2312" w:eastAsia="楷体_GB2312" w:hAnsi="楷体_GB2312" w:cs="楷体_GB2312"/>
                <w:b/>
                <w:kern w:val="0"/>
                <w:sz w:val="20"/>
              </w:rPr>
            </w:pPr>
            <w:r>
              <w:rPr>
                <w:rFonts w:ascii="楷体_GB2312" w:eastAsia="楷体_GB2312" w:hAnsi="楷体_GB2312" w:cs="楷体_GB2312" w:hint="eastAsia"/>
                <w:b/>
                <w:kern w:val="0"/>
                <w:sz w:val="20"/>
              </w:rPr>
              <w:t>其他反馈</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早间下发的静态交易参考信息文件的接收和处理</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晚间下发的静态交易参考信息文件的接收和处理</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LEVEL1</w:t>
            </w:r>
            <w:r>
              <w:rPr>
                <w:rFonts w:ascii="楷体_GB2312" w:eastAsia="楷体_GB2312" w:hAnsi="楷体_GB2312" w:cs="楷体_GB2312" w:hint="eastAsia"/>
                <w:kern w:val="0"/>
                <w:sz w:val="20"/>
                <w:szCs w:val="20"/>
              </w:rPr>
              <w:t>行情接收与展示</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LEVEL2-1</w:t>
            </w:r>
            <w:r>
              <w:rPr>
                <w:rFonts w:ascii="楷体_GB2312" w:eastAsia="楷体_GB2312" w:hAnsi="楷体_GB2312" w:cs="楷体_GB2312" w:hint="eastAsia"/>
                <w:kern w:val="0"/>
                <w:sz w:val="20"/>
                <w:szCs w:val="20"/>
              </w:rPr>
              <w:t>行情接收与展示</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LEVEL2-2</w:t>
            </w:r>
            <w:r>
              <w:rPr>
                <w:rFonts w:ascii="楷体_GB2312" w:eastAsia="楷体_GB2312" w:hAnsi="楷体_GB2312" w:cs="楷体_GB2312" w:hint="eastAsia"/>
                <w:kern w:val="0"/>
                <w:sz w:val="20"/>
                <w:szCs w:val="20"/>
              </w:rPr>
              <w:t>行情接收与展示</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非交易平台相关业务的委托申报与成交回报</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衍生品平台相关业务的委托申报与成交回报</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固定收益平台相关业务的委托申报与成交回报</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国际市场互联平台相关业务的委托申报与成交回报</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接收并处理现货集中竞价交易平台成交汇总文件</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接收并处理综合金融服务平台成交汇总文件</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接收并处理非交易平台成交汇总文件</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接收并处理衍生品集中竞价交易平台成交汇总文件</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接收并处理固定收益交易平台成交汇总文件</w:t>
            </w:r>
          </w:p>
        </w:tc>
        <w:tc>
          <w:tcPr>
            <w:tcW w:w="3725" w:type="dxa"/>
            <w:gridSpan w:val="3"/>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◎未测◎无此业务</w:t>
            </w:r>
          </w:p>
        </w:tc>
      </w:tr>
      <w:tr w:rsidR="00EC6A56">
        <w:trPr>
          <w:trHeight w:val="288"/>
          <w:jc w:val="center"/>
        </w:trPr>
        <w:tc>
          <w:tcPr>
            <w:tcW w:w="457" w:type="dxa"/>
            <w:shd w:val="clear" w:color="auto" w:fill="auto"/>
            <w:vAlign w:val="center"/>
          </w:tcPr>
          <w:p w:rsidR="00EC6A56" w:rsidRDefault="00EC6A56">
            <w:pPr>
              <w:pStyle w:val="af1"/>
              <w:widowControl/>
              <w:numPr>
                <w:ilvl w:val="0"/>
                <w:numId w:val="13"/>
              </w:numPr>
              <w:ind w:firstLineChars="0"/>
              <w:jc w:val="left"/>
              <w:rPr>
                <w:rFonts w:ascii="楷体_GB2312" w:eastAsia="楷体_GB2312" w:hAnsi="楷体_GB2312" w:cs="楷体_GB2312"/>
                <w:b/>
                <w:kern w:val="0"/>
                <w:sz w:val="20"/>
              </w:rPr>
            </w:pPr>
          </w:p>
        </w:tc>
        <w:tc>
          <w:tcPr>
            <w:tcW w:w="5179" w:type="dxa"/>
            <w:gridSpan w:val="2"/>
            <w:shd w:val="clear" w:color="auto" w:fill="auto"/>
            <w:vAlign w:val="center"/>
          </w:tcPr>
          <w:p w:rsidR="00EC6A56" w:rsidRDefault="009350CB">
            <w:pPr>
              <w:widowControl/>
              <w:jc w:val="left"/>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接收并处理国际市场互联平台成交汇总文件</w:t>
            </w:r>
          </w:p>
        </w:tc>
        <w:tc>
          <w:tcPr>
            <w:tcW w:w="3725" w:type="dxa"/>
            <w:gridSpan w:val="3"/>
            <w:vAlign w:val="center"/>
          </w:tcPr>
          <w:p w:rsidR="00EC6A56" w:rsidRDefault="009350CB">
            <w:pPr>
              <w:widowControl/>
              <w:jc w:val="center"/>
              <w:rPr>
                <w:rFonts w:ascii="楷体_GB2312" w:eastAsia="楷体_GB2312" w:hAnsi="楷体_GB2312" w:cs="楷体_GB2312"/>
                <w:kern w:val="0"/>
                <w:sz w:val="20"/>
                <w:szCs w:val="20"/>
              </w:rPr>
            </w:pPr>
            <w:r>
              <w:rPr>
                <w:rFonts w:ascii="楷体_GB2312" w:eastAsia="楷体_GB2312" w:hAnsi="楷体_GB2312" w:cs="楷体_GB2312" w:hint="eastAsia"/>
                <w:kern w:val="0"/>
                <w:sz w:val="20"/>
                <w:szCs w:val="20"/>
              </w:rPr>
              <w:t>◎正常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◎异常</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◎未测</w:t>
            </w:r>
            <w:r>
              <w:rPr>
                <w:rFonts w:ascii="楷体_GB2312" w:eastAsia="楷体_GB2312" w:hAnsi="楷体_GB2312" w:cs="楷体_GB2312" w:hint="eastAsia"/>
                <w:kern w:val="0"/>
                <w:sz w:val="20"/>
                <w:szCs w:val="20"/>
              </w:rPr>
              <w:t xml:space="preserve"> </w:t>
            </w:r>
            <w:r>
              <w:rPr>
                <w:rFonts w:ascii="楷体_GB2312" w:eastAsia="楷体_GB2312" w:hAnsi="楷体_GB2312" w:cs="楷体_GB2312" w:hint="eastAsia"/>
                <w:kern w:val="0"/>
                <w:sz w:val="20"/>
                <w:szCs w:val="20"/>
              </w:rPr>
              <w:t>◎无此业务</w:t>
            </w:r>
          </w:p>
        </w:tc>
      </w:tr>
      <w:tr w:rsidR="00EC6A56">
        <w:trPr>
          <w:trHeight w:val="910"/>
          <w:jc w:val="center"/>
        </w:trPr>
        <w:tc>
          <w:tcPr>
            <w:tcW w:w="9361" w:type="dxa"/>
            <w:gridSpan w:val="6"/>
            <w:shd w:val="clear" w:color="auto" w:fill="auto"/>
            <w:vAlign w:val="center"/>
          </w:tcPr>
          <w:p w:rsidR="00EC6A56" w:rsidRDefault="009350CB">
            <w:pPr>
              <w:widowControl/>
              <w:rPr>
                <w:rFonts w:ascii="楷体_GB2312" w:eastAsia="楷体_GB2312" w:hAnsi="楷体_GB2312" w:cs="楷体_GB2312"/>
                <w:szCs w:val="21"/>
              </w:rPr>
            </w:pPr>
            <w:r>
              <w:rPr>
                <w:rFonts w:ascii="楷体_GB2312" w:eastAsia="楷体_GB2312" w:hAnsi="楷体_GB2312" w:cs="楷体_GB2312" w:hint="eastAsia"/>
                <w:szCs w:val="21"/>
              </w:rPr>
              <w:t>以上反馈项有“异常”的，务必说明具体情况：（不超过</w:t>
            </w:r>
            <w:r>
              <w:rPr>
                <w:rFonts w:ascii="楷体_GB2312" w:eastAsia="楷体_GB2312" w:hAnsi="楷体_GB2312" w:cs="楷体_GB2312" w:hint="eastAsia"/>
                <w:szCs w:val="21"/>
              </w:rPr>
              <w:t>500</w:t>
            </w:r>
            <w:r>
              <w:rPr>
                <w:rFonts w:ascii="楷体_GB2312" w:eastAsia="楷体_GB2312" w:hAnsi="楷体_GB2312" w:cs="楷体_GB2312" w:hint="eastAsia"/>
                <w:szCs w:val="21"/>
              </w:rPr>
              <w:t>汉字，需详细说明涉及哪些业务系统及各系统的具体现象）</w:t>
            </w:r>
          </w:p>
          <w:p w:rsidR="00EC6A56" w:rsidRDefault="00EC6A56">
            <w:pPr>
              <w:widowControl/>
              <w:rPr>
                <w:rFonts w:ascii="楷体_GB2312" w:eastAsia="楷体_GB2312" w:hAnsi="楷体_GB2312" w:cs="楷体_GB2312"/>
                <w:szCs w:val="21"/>
              </w:rPr>
            </w:pPr>
          </w:p>
          <w:p w:rsidR="00EC6A56" w:rsidRDefault="00EC6A56">
            <w:pPr>
              <w:widowControl/>
              <w:rPr>
                <w:rFonts w:ascii="楷体_GB2312" w:eastAsia="楷体_GB2312" w:hAnsi="楷体_GB2312" w:cs="楷体_GB2312"/>
                <w:szCs w:val="21"/>
              </w:rPr>
            </w:pPr>
          </w:p>
          <w:p w:rsidR="00EC6A56" w:rsidRDefault="00EC6A56">
            <w:pPr>
              <w:widowControl/>
              <w:rPr>
                <w:rFonts w:ascii="楷体_GB2312" w:eastAsia="楷体_GB2312" w:hAnsi="楷体_GB2312" w:cs="楷体_GB2312"/>
                <w:szCs w:val="21"/>
                <w:u w:val="single"/>
              </w:rPr>
            </w:pPr>
          </w:p>
        </w:tc>
      </w:tr>
    </w:tbl>
    <w:p w:rsidR="00EC6A56" w:rsidRDefault="00EC6A56">
      <w:pPr>
        <w:rPr>
          <w:rFonts w:ascii="楷体_GB2312" w:eastAsia="楷体_GB2312" w:hAnsi="楷体_GB2312" w:cs="楷体_GB2312"/>
        </w:rPr>
      </w:pPr>
    </w:p>
    <w:p w:rsidR="00EC6A56" w:rsidRDefault="00EC6A56">
      <w:pPr>
        <w:rPr>
          <w:rFonts w:ascii="楷体_GB2312" w:eastAsia="楷体_GB2312" w:hAnsi="楷体_GB2312" w:cs="楷体_GB2312"/>
        </w:rPr>
      </w:pPr>
    </w:p>
    <w:p w:rsidR="00EC6A56" w:rsidRDefault="00EC6A56"/>
    <w:p w:rsidR="00EC6A56" w:rsidRDefault="00EC6A56"/>
    <w:p w:rsidR="00EC6A56" w:rsidRDefault="00EC6A56"/>
    <w:p w:rsidR="00EC6A56" w:rsidRDefault="00EC6A56"/>
    <w:p w:rsidR="00EC6A56" w:rsidRDefault="00EC6A56"/>
    <w:p w:rsidR="00EC6A56" w:rsidRDefault="00EC6A56"/>
    <w:sectPr w:rsidR="00EC6A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93" w:csb1="00000000"/>
  </w:font>
  <w:font w:name="楷体_GB2312">
    <w:altName w:val="楷体"/>
    <w:charset w:val="86"/>
    <w:family w:val="modern"/>
    <w:pitch w:val="default"/>
    <w:sig w:usb0="00000000" w:usb1="0000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FB6E6A"/>
    <w:multiLevelType w:val="singleLevel"/>
    <w:tmpl w:val="A1FB6E6A"/>
    <w:lvl w:ilvl="0">
      <w:start w:val="1"/>
      <w:numFmt w:val="decimal"/>
      <w:suff w:val="nothing"/>
      <w:lvlText w:val="（%1）"/>
      <w:lvlJc w:val="left"/>
      <w:pPr>
        <w:ind w:left="0"/>
      </w:pPr>
      <w:rPr>
        <w:rFonts w:hint="default"/>
        <w:color w:val="auto"/>
      </w:rPr>
    </w:lvl>
  </w:abstractNum>
  <w:abstractNum w:abstractNumId="1">
    <w:nsid w:val="B9DCF7D7"/>
    <w:multiLevelType w:val="singleLevel"/>
    <w:tmpl w:val="B9DCF7D7"/>
    <w:lvl w:ilvl="0">
      <w:start w:val="1"/>
      <w:numFmt w:val="decimal"/>
      <w:suff w:val="nothing"/>
      <w:lvlText w:val="（%1）"/>
      <w:lvlJc w:val="left"/>
      <w:pPr>
        <w:tabs>
          <w:tab w:val="left" w:pos="0"/>
        </w:tabs>
        <w:ind w:left="630"/>
      </w:pPr>
      <w:rPr>
        <w:rFonts w:hint="default"/>
      </w:rPr>
    </w:lvl>
  </w:abstractNum>
  <w:abstractNum w:abstractNumId="2">
    <w:nsid w:val="DC9D18F2"/>
    <w:multiLevelType w:val="multilevel"/>
    <w:tmpl w:val="DC9D18F2"/>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3">
    <w:nsid w:val="20F9255C"/>
    <w:multiLevelType w:val="multilevel"/>
    <w:tmpl w:val="20F9255C"/>
    <w:lvl w:ilvl="0">
      <w:start w:val="15"/>
      <w:numFmt w:val="decimal"/>
      <w:lvlText w:val="%1."/>
      <w:lvlJc w:val="left"/>
      <w:pPr>
        <w:ind w:left="420" w:hanging="420"/>
      </w:pPr>
      <w:rPr>
        <w:rFonts w:hint="default"/>
        <w:b w:val="0"/>
        <w:bCs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257E03B8"/>
    <w:multiLevelType w:val="multilevel"/>
    <w:tmpl w:val="257E03B8"/>
    <w:lvl w:ilvl="0">
      <w:start w:val="1"/>
      <w:numFmt w:val="decimal"/>
      <w:lvlText w:val="%1."/>
      <w:lvlJc w:val="left"/>
      <w:pPr>
        <w:ind w:left="420" w:hanging="420"/>
      </w:pPr>
      <w:rPr>
        <w:rFonts w:hint="default"/>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298879B0"/>
    <w:multiLevelType w:val="multilevel"/>
    <w:tmpl w:val="298879B0"/>
    <w:lvl w:ilvl="0">
      <w:start w:val="1"/>
      <w:numFmt w:val="decimal"/>
      <w:suff w:val="nothing"/>
      <w:lvlText w:val="%1、"/>
      <w:lvlJc w:val="left"/>
      <w:pPr>
        <w:ind w:left="0" w:firstLine="420"/>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6">
    <w:nsid w:val="2CFB4307"/>
    <w:multiLevelType w:val="multilevel"/>
    <w:tmpl w:val="2CFB4307"/>
    <w:lvl w:ilvl="0">
      <w:start w:val="3"/>
      <w:numFmt w:val="decimal"/>
      <w:lvlText w:val="%1."/>
      <w:lvlJc w:val="left"/>
      <w:pPr>
        <w:ind w:left="420" w:hanging="420"/>
      </w:pPr>
      <w:rPr>
        <w:rFonts w:hint="default"/>
        <w:b w:val="0"/>
        <w:bCs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nsid w:val="30BC4983"/>
    <w:multiLevelType w:val="multilevel"/>
    <w:tmpl w:val="30BC4983"/>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nsid w:val="32A840D7"/>
    <w:multiLevelType w:val="multilevel"/>
    <w:tmpl w:val="32A840D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9">
    <w:nsid w:val="35CD5D8E"/>
    <w:multiLevelType w:val="singleLevel"/>
    <w:tmpl w:val="35CD5D8E"/>
    <w:lvl w:ilvl="0">
      <w:start w:val="1"/>
      <w:numFmt w:val="decimal"/>
      <w:suff w:val="nothing"/>
      <w:lvlText w:val="（%1）"/>
      <w:lvlJc w:val="left"/>
      <w:pPr>
        <w:tabs>
          <w:tab w:val="left" w:pos="0"/>
        </w:tabs>
        <w:ind w:left="630"/>
      </w:pPr>
      <w:rPr>
        <w:rFonts w:hint="default"/>
      </w:rPr>
    </w:lvl>
  </w:abstractNum>
  <w:abstractNum w:abstractNumId="10">
    <w:nsid w:val="3B3473B7"/>
    <w:multiLevelType w:val="multilevel"/>
    <w:tmpl w:val="3B3473B7"/>
    <w:lvl w:ilvl="0">
      <w:start w:val="1"/>
      <w:numFmt w:val="decimal"/>
      <w:suff w:val="space"/>
      <w:lvlText w:val="%1."/>
      <w:lvlJc w:val="left"/>
      <w:pPr>
        <w:ind w:left="70" w:firstLine="0"/>
      </w:pPr>
      <w:rPr>
        <w:rFonts w:ascii="Times New Roman" w:hAnsi="Times New Roman" w:cs="Times New Roman" w:hint="default"/>
        <w:sz w:val="28"/>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1">
    <w:nsid w:val="59D755D2"/>
    <w:multiLevelType w:val="multilevel"/>
    <w:tmpl w:val="59D755D2"/>
    <w:lvl w:ilvl="0">
      <w:start w:val="1"/>
      <w:numFmt w:val="chineseCountingThousand"/>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nsid w:val="6C67775A"/>
    <w:multiLevelType w:val="singleLevel"/>
    <w:tmpl w:val="6C67775A"/>
    <w:lvl w:ilvl="0">
      <w:start w:val="1"/>
      <w:numFmt w:val="decimal"/>
      <w:suff w:val="nothing"/>
      <w:lvlText w:val="（%1）"/>
      <w:lvlJc w:val="left"/>
      <w:pPr>
        <w:ind w:left="-567"/>
      </w:pPr>
      <w:rPr>
        <w:rFonts w:hint="default"/>
        <w:color w:val="auto"/>
      </w:rPr>
    </w:lvl>
  </w:abstractNum>
  <w:num w:numId="1">
    <w:abstractNumId w:val="11"/>
  </w:num>
  <w:num w:numId="2">
    <w:abstractNumId w:val="10"/>
  </w:num>
  <w:num w:numId="3">
    <w:abstractNumId w:val="5"/>
  </w:num>
  <w:num w:numId="4">
    <w:abstractNumId w:val="12"/>
  </w:num>
  <w:num w:numId="5">
    <w:abstractNumId w:val="0"/>
  </w:num>
  <w:num w:numId="6">
    <w:abstractNumId w:val="7"/>
  </w:num>
  <w:num w:numId="7">
    <w:abstractNumId w:val="9"/>
  </w:num>
  <w:num w:numId="8">
    <w:abstractNumId w:val="1"/>
  </w:num>
  <w:num w:numId="9">
    <w:abstractNumId w:val="2"/>
  </w:num>
  <w:num w:numId="10">
    <w:abstractNumId w:val="8"/>
  </w:num>
  <w:num w:numId="11">
    <w:abstractNumId w:val="4"/>
  </w:num>
  <w:num w:numId="12">
    <w:abstractNumId w:val="6"/>
  </w:num>
  <w:num w:numId="13">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QLIU">
    <w15:presenceInfo w15:providerId="None" w15:userId="SQLI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gzNjVjOTQ1MTBjNDVhYzU2YzdlMmMzNTQ3ZmM3NDEifQ=="/>
  </w:docVars>
  <w:rsids>
    <w:rsidRoot w:val="00172A27"/>
    <w:rsid w:val="00000AF6"/>
    <w:rsid w:val="000019D9"/>
    <w:rsid w:val="00001C21"/>
    <w:rsid w:val="00001FAD"/>
    <w:rsid w:val="00002A78"/>
    <w:rsid w:val="00003544"/>
    <w:rsid w:val="000049BF"/>
    <w:rsid w:val="00005900"/>
    <w:rsid w:val="00005A09"/>
    <w:rsid w:val="00005C3A"/>
    <w:rsid w:val="00006536"/>
    <w:rsid w:val="000068D3"/>
    <w:rsid w:val="000110AB"/>
    <w:rsid w:val="00013CBC"/>
    <w:rsid w:val="00016831"/>
    <w:rsid w:val="00016906"/>
    <w:rsid w:val="00017EBE"/>
    <w:rsid w:val="000204CE"/>
    <w:rsid w:val="00024294"/>
    <w:rsid w:val="00024925"/>
    <w:rsid w:val="00024ED1"/>
    <w:rsid w:val="0002616A"/>
    <w:rsid w:val="00026446"/>
    <w:rsid w:val="00026DA8"/>
    <w:rsid w:val="00027E3F"/>
    <w:rsid w:val="0003182C"/>
    <w:rsid w:val="00033589"/>
    <w:rsid w:val="00033D0E"/>
    <w:rsid w:val="00034BAF"/>
    <w:rsid w:val="000351BD"/>
    <w:rsid w:val="00035391"/>
    <w:rsid w:val="000362E4"/>
    <w:rsid w:val="000372D5"/>
    <w:rsid w:val="00037668"/>
    <w:rsid w:val="00041EF9"/>
    <w:rsid w:val="0004242F"/>
    <w:rsid w:val="00042918"/>
    <w:rsid w:val="00043743"/>
    <w:rsid w:val="00044A4A"/>
    <w:rsid w:val="00045C90"/>
    <w:rsid w:val="00046264"/>
    <w:rsid w:val="00046A00"/>
    <w:rsid w:val="00046E00"/>
    <w:rsid w:val="00046F30"/>
    <w:rsid w:val="00051A90"/>
    <w:rsid w:val="0005222A"/>
    <w:rsid w:val="0005340F"/>
    <w:rsid w:val="00053E8E"/>
    <w:rsid w:val="0005405E"/>
    <w:rsid w:val="00054250"/>
    <w:rsid w:val="00054B22"/>
    <w:rsid w:val="00054CC2"/>
    <w:rsid w:val="000551E9"/>
    <w:rsid w:val="00055A50"/>
    <w:rsid w:val="00055CC1"/>
    <w:rsid w:val="00057B3F"/>
    <w:rsid w:val="00057E4C"/>
    <w:rsid w:val="00060C90"/>
    <w:rsid w:val="00060EC4"/>
    <w:rsid w:val="00061E46"/>
    <w:rsid w:val="00063174"/>
    <w:rsid w:val="0006405D"/>
    <w:rsid w:val="00064C8C"/>
    <w:rsid w:val="0006537C"/>
    <w:rsid w:val="00065A71"/>
    <w:rsid w:val="00065F34"/>
    <w:rsid w:val="00066654"/>
    <w:rsid w:val="000669B5"/>
    <w:rsid w:val="00066DE8"/>
    <w:rsid w:val="00071F88"/>
    <w:rsid w:val="00072721"/>
    <w:rsid w:val="0007432D"/>
    <w:rsid w:val="000743E1"/>
    <w:rsid w:val="0007448E"/>
    <w:rsid w:val="000745D5"/>
    <w:rsid w:val="00076983"/>
    <w:rsid w:val="00077CDA"/>
    <w:rsid w:val="00077D71"/>
    <w:rsid w:val="00080CE5"/>
    <w:rsid w:val="00084FBC"/>
    <w:rsid w:val="000858F9"/>
    <w:rsid w:val="000870DB"/>
    <w:rsid w:val="00087C87"/>
    <w:rsid w:val="000902FC"/>
    <w:rsid w:val="00090C86"/>
    <w:rsid w:val="000911BC"/>
    <w:rsid w:val="00093D2D"/>
    <w:rsid w:val="00094011"/>
    <w:rsid w:val="00094044"/>
    <w:rsid w:val="00094FA1"/>
    <w:rsid w:val="00094FF6"/>
    <w:rsid w:val="000A1DBF"/>
    <w:rsid w:val="000A27A8"/>
    <w:rsid w:val="000A2E9F"/>
    <w:rsid w:val="000A3494"/>
    <w:rsid w:val="000A3A67"/>
    <w:rsid w:val="000A3D3E"/>
    <w:rsid w:val="000A4CC3"/>
    <w:rsid w:val="000A53FE"/>
    <w:rsid w:val="000A57F4"/>
    <w:rsid w:val="000A5BB7"/>
    <w:rsid w:val="000A5E4C"/>
    <w:rsid w:val="000A689A"/>
    <w:rsid w:val="000A68AF"/>
    <w:rsid w:val="000A7D90"/>
    <w:rsid w:val="000A7E92"/>
    <w:rsid w:val="000B05A3"/>
    <w:rsid w:val="000B14FB"/>
    <w:rsid w:val="000B1E00"/>
    <w:rsid w:val="000B2EE1"/>
    <w:rsid w:val="000B2F92"/>
    <w:rsid w:val="000B30A2"/>
    <w:rsid w:val="000B530E"/>
    <w:rsid w:val="000B60F6"/>
    <w:rsid w:val="000B700E"/>
    <w:rsid w:val="000B7ABA"/>
    <w:rsid w:val="000B7B69"/>
    <w:rsid w:val="000C0030"/>
    <w:rsid w:val="000C09BC"/>
    <w:rsid w:val="000C117B"/>
    <w:rsid w:val="000C1FFD"/>
    <w:rsid w:val="000C2A3B"/>
    <w:rsid w:val="000C424E"/>
    <w:rsid w:val="000C4880"/>
    <w:rsid w:val="000C4FBB"/>
    <w:rsid w:val="000C52F3"/>
    <w:rsid w:val="000C5C59"/>
    <w:rsid w:val="000C6259"/>
    <w:rsid w:val="000C64C4"/>
    <w:rsid w:val="000D0A06"/>
    <w:rsid w:val="000D3A9B"/>
    <w:rsid w:val="000D5349"/>
    <w:rsid w:val="000D58A6"/>
    <w:rsid w:val="000D5BCC"/>
    <w:rsid w:val="000D5BE3"/>
    <w:rsid w:val="000E076F"/>
    <w:rsid w:val="000E0B0E"/>
    <w:rsid w:val="000E0B49"/>
    <w:rsid w:val="000E1BCB"/>
    <w:rsid w:val="000E26F1"/>
    <w:rsid w:val="000E2A97"/>
    <w:rsid w:val="000E4619"/>
    <w:rsid w:val="000E4D98"/>
    <w:rsid w:val="000E761C"/>
    <w:rsid w:val="000F0666"/>
    <w:rsid w:val="000F23F0"/>
    <w:rsid w:val="000F284A"/>
    <w:rsid w:val="000F2946"/>
    <w:rsid w:val="000F39E6"/>
    <w:rsid w:val="000F3B19"/>
    <w:rsid w:val="000F5DE2"/>
    <w:rsid w:val="000F6F25"/>
    <w:rsid w:val="000F75AC"/>
    <w:rsid w:val="00101105"/>
    <w:rsid w:val="00103DB5"/>
    <w:rsid w:val="001041FB"/>
    <w:rsid w:val="001043B0"/>
    <w:rsid w:val="00104589"/>
    <w:rsid w:val="0010733C"/>
    <w:rsid w:val="00107628"/>
    <w:rsid w:val="00111E3D"/>
    <w:rsid w:val="00114168"/>
    <w:rsid w:val="00115CE3"/>
    <w:rsid w:val="00116622"/>
    <w:rsid w:val="00116823"/>
    <w:rsid w:val="00116FE0"/>
    <w:rsid w:val="00117854"/>
    <w:rsid w:val="001203FE"/>
    <w:rsid w:val="00120E2A"/>
    <w:rsid w:val="001225B4"/>
    <w:rsid w:val="00123C4F"/>
    <w:rsid w:val="00123F21"/>
    <w:rsid w:val="001240FD"/>
    <w:rsid w:val="001253B3"/>
    <w:rsid w:val="001256ED"/>
    <w:rsid w:val="001303FC"/>
    <w:rsid w:val="00130724"/>
    <w:rsid w:val="00130F21"/>
    <w:rsid w:val="00130FC5"/>
    <w:rsid w:val="0013159F"/>
    <w:rsid w:val="001319EC"/>
    <w:rsid w:val="00131E5C"/>
    <w:rsid w:val="00132139"/>
    <w:rsid w:val="00134D3C"/>
    <w:rsid w:val="00135AFC"/>
    <w:rsid w:val="00136D81"/>
    <w:rsid w:val="00137872"/>
    <w:rsid w:val="00137F69"/>
    <w:rsid w:val="001407B4"/>
    <w:rsid w:val="00141080"/>
    <w:rsid w:val="00141F3E"/>
    <w:rsid w:val="00143975"/>
    <w:rsid w:val="00143FEC"/>
    <w:rsid w:val="001447AF"/>
    <w:rsid w:val="00146A3F"/>
    <w:rsid w:val="00146FDB"/>
    <w:rsid w:val="00147237"/>
    <w:rsid w:val="00147A6B"/>
    <w:rsid w:val="00147D0A"/>
    <w:rsid w:val="00147F34"/>
    <w:rsid w:val="001503AF"/>
    <w:rsid w:val="0015042E"/>
    <w:rsid w:val="0015075D"/>
    <w:rsid w:val="00151BB9"/>
    <w:rsid w:val="00151CEE"/>
    <w:rsid w:val="001522AC"/>
    <w:rsid w:val="00152B3B"/>
    <w:rsid w:val="0015386D"/>
    <w:rsid w:val="00153E73"/>
    <w:rsid w:val="00154663"/>
    <w:rsid w:val="00156339"/>
    <w:rsid w:val="00156769"/>
    <w:rsid w:val="00156F92"/>
    <w:rsid w:val="0016011C"/>
    <w:rsid w:val="00160351"/>
    <w:rsid w:val="00162121"/>
    <w:rsid w:val="00162508"/>
    <w:rsid w:val="00163740"/>
    <w:rsid w:val="00164259"/>
    <w:rsid w:val="00165AB7"/>
    <w:rsid w:val="001663B8"/>
    <w:rsid w:val="001668FF"/>
    <w:rsid w:val="00172A27"/>
    <w:rsid w:val="00174F50"/>
    <w:rsid w:val="00175AB6"/>
    <w:rsid w:val="00175C4A"/>
    <w:rsid w:val="00177071"/>
    <w:rsid w:val="001770AA"/>
    <w:rsid w:val="00181049"/>
    <w:rsid w:val="00181416"/>
    <w:rsid w:val="001818CB"/>
    <w:rsid w:val="00182220"/>
    <w:rsid w:val="00183D26"/>
    <w:rsid w:val="0018535E"/>
    <w:rsid w:val="00185B66"/>
    <w:rsid w:val="00185CB7"/>
    <w:rsid w:val="0018688D"/>
    <w:rsid w:val="00187D0F"/>
    <w:rsid w:val="00190166"/>
    <w:rsid w:val="00193608"/>
    <w:rsid w:val="00194350"/>
    <w:rsid w:val="00194C68"/>
    <w:rsid w:val="00194DBE"/>
    <w:rsid w:val="001958BA"/>
    <w:rsid w:val="00195E8B"/>
    <w:rsid w:val="001979B0"/>
    <w:rsid w:val="001A022E"/>
    <w:rsid w:val="001A1409"/>
    <w:rsid w:val="001A1704"/>
    <w:rsid w:val="001A1AB1"/>
    <w:rsid w:val="001A3440"/>
    <w:rsid w:val="001A4136"/>
    <w:rsid w:val="001A4D9B"/>
    <w:rsid w:val="001A64D6"/>
    <w:rsid w:val="001A745C"/>
    <w:rsid w:val="001A7B1E"/>
    <w:rsid w:val="001A7CB1"/>
    <w:rsid w:val="001B1539"/>
    <w:rsid w:val="001B2307"/>
    <w:rsid w:val="001B69E8"/>
    <w:rsid w:val="001B7CAF"/>
    <w:rsid w:val="001C05FD"/>
    <w:rsid w:val="001C0C5F"/>
    <w:rsid w:val="001C109C"/>
    <w:rsid w:val="001C197B"/>
    <w:rsid w:val="001C2B61"/>
    <w:rsid w:val="001C30B5"/>
    <w:rsid w:val="001C40C9"/>
    <w:rsid w:val="001C40D9"/>
    <w:rsid w:val="001C4253"/>
    <w:rsid w:val="001C455F"/>
    <w:rsid w:val="001C5631"/>
    <w:rsid w:val="001C5CE6"/>
    <w:rsid w:val="001C6375"/>
    <w:rsid w:val="001C67B8"/>
    <w:rsid w:val="001C789D"/>
    <w:rsid w:val="001D1673"/>
    <w:rsid w:val="001D1715"/>
    <w:rsid w:val="001D1B18"/>
    <w:rsid w:val="001D2C8C"/>
    <w:rsid w:val="001D401E"/>
    <w:rsid w:val="001D461F"/>
    <w:rsid w:val="001D5234"/>
    <w:rsid w:val="001D5BF7"/>
    <w:rsid w:val="001D5F4F"/>
    <w:rsid w:val="001D7840"/>
    <w:rsid w:val="001E0484"/>
    <w:rsid w:val="001E1259"/>
    <w:rsid w:val="001E186B"/>
    <w:rsid w:val="001E1A53"/>
    <w:rsid w:val="001E21F1"/>
    <w:rsid w:val="001E220F"/>
    <w:rsid w:val="001E25D5"/>
    <w:rsid w:val="001E5698"/>
    <w:rsid w:val="001E67A4"/>
    <w:rsid w:val="001E7CED"/>
    <w:rsid w:val="001F024B"/>
    <w:rsid w:val="001F06E3"/>
    <w:rsid w:val="001F0C42"/>
    <w:rsid w:val="001F0CF9"/>
    <w:rsid w:val="001F29D0"/>
    <w:rsid w:val="001F3027"/>
    <w:rsid w:val="001F34E6"/>
    <w:rsid w:val="001F45E4"/>
    <w:rsid w:val="001F4C3D"/>
    <w:rsid w:val="001F5444"/>
    <w:rsid w:val="001F649A"/>
    <w:rsid w:val="001F6A91"/>
    <w:rsid w:val="00200813"/>
    <w:rsid w:val="00200FD2"/>
    <w:rsid w:val="00201AE4"/>
    <w:rsid w:val="0020269C"/>
    <w:rsid w:val="002039D5"/>
    <w:rsid w:val="00203F9D"/>
    <w:rsid w:val="00204BE3"/>
    <w:rsid w:val="00205920"/>
    <w:rsid w:val="00206BEA"/>
    <w:rsid w:val="00206E72"/>
    <w:rsid w:val="0021181C"/>
    <w:rsid w:val="00213D87"/>
    <w:rsid w:val="00214082"/>
    <w:rsid w:val="00214E06"/>
    <w:rsid w:val="00215073"/>
    <w:rsid w:val="00217574"/>
    <w:rsid w:val="00217CAD"/>
    <w:rsid w:val="00220E30"/>
    <w:rsid w:val="002219C2"/>
    <w:rsid w:val="00221D8A"/>
    <w:rsid w:val="00222B45"/>
    <w:rsid w:val="0022304D"/>
    <w:rsid w:val="0022429F"/>
    <w:rsid w:val="002247E4"/>
    <w:rsid w:val="00225882"/>
    <w:rsid w:val="00225FF4"/>
    <w:rsid w:val="00226147"/>
    <w:rsid w:val="0022681E"/>
    <w:rsid w:val="00226A30"/>
    <w:rsid w:val="00227110"/>
    <w:rsid w:val="00230DD3"/>
    <w:rsid w:val="00231BD0"/>
    <w:rsid w:val="00231D20"/>
    <w:rsid w:val="002322E9"/>
    <w:rsid w:val="0023233F"/>
    <w:rsid w:val="00232EE6"/>
    <w:rsid w:val="0023328D"/>
    <w:rsid w:val="002338B5"/>
    <w:rsid w:val="00233D73"/>
    <w:rsid w:val="00234185"/>
    <w:rsid w:val="00234443"/>
    <w:rsid w:val="002353DA"/>
    <w:rsid w:val="00235A91"/>
    <w:rsid w:val="00235EF7"/>
    <w:rsid w:val="0023659D"/>
    <w:rsid w:val="002365E6"/>
    <w:rsid w:val="00236BC7"/>
    <w:rsid w:val="00237867"/>
    <w:rsid w:val="00237C02"/>
    <w:rsid w:val="00237FD8"/>
    <w:rsid w:val="00241ED3"/>
    <w:rsid w:val="0024274B"/>
    <w:rsid w:val="00242F29"/>
    <w:rsid w:val="00243CD3"/>
    <w:rsid w:val="00244324"/>
    <w:rsid w:val="002446DC"/>
    <w:rsid w:val="0024569F"/>
    <w:rsid w:val="00246671"/>
    <w:rsid w:val="00246ABB"/>
    <w:rsid w:val="002472A7"/>
    <w:rsid w:val="00247394"/>
    <w:rsid w:val="00247476"/>
    <w:rsid w:val="00247DB5"/>
    <w:rsid w:val="00250263"/>
    <w:rsid w:val="002520B0"/>
    <w:rsid w:val="00252554"/>
    <w:rsid w:val="00252A82"/>
    <w:rsid w:val="0025366D"/>
    <w:rsid w:val="0025728A"/>
    <w:rsid w:val="002601AC"/>
    <w:rsid w:val="00260FE4"/>
    <w:rsid w:val="00262390"/>
    <w:rsid w:val="002633B9"/>
    <w:rsid w:val="0026437E"/>
    <w:rsid w:val="00264559"/>
    <w:rsid w:val="00264804"/>
    <w:rsid w:val="00264B14"/>
    <w:rsid w:val="0026588D"/>
    <w:rsid w:val="002663C0"/>
    <w:rsid w:val="00267161"/>
    <w:rsid w:val="0026761F"/>
    <w:rsid w:val="00267C57"/>
    <w:rsid w:val="00270359"/>
    <w:rsid w:val="0027289B"/>
    <w:rsid w:val="00272BF5"/>
    <w:rsid w:val="00272DBA"/>
    <w:rsid w:val="00273075"/>
    <w:rsid w:val="00273CDF"/>
    <w:rsid w:val="00274125"/>
    <w:rsid w:val="00274783"/>
    <w:rsid w:val="00274969"/>
    <w:rsid w:val="00274E2F"/>
    <w:rsid w:val="002751F4"/>
    <w:rsid w:val="00276A7B"/>
    <w:rsid w:val="0027790D"/>
    <w:rsid w:val="0028004F"/>
    <w:rsid w:val="00281372"/>
    <w:rsid w:val="00281FE5"/>
    <w:rsid w:val="0028271D"/>
    <w:rsid w:val="00283412"/>
    <w:rsid w:val="00283CEF"/>
    <w:rsid w:val="0028409B"/>
    <w:rsid w:val="002863A0"/>
    <w:rsid w:val="002864A6"/>
    <w:rsid w:val="00286559"/>
    <w:rsid w:val="002865C7"/>
    <w:rsid w:val="00287F10"/>
    <w:rsid w:val="00287FEE"/>
    <w:rsid w:val="00290714"/>
    <w:rsid w:val="00290BB4"/>
    <w:rsid w:val="00290C30"/>
    <w:rsid w:val="00292006"/>
    <w:rsid w:val="00294CDC"/>
    <w:rsid w:val="00294DA6"/>
    <w:rsid w:val="0029596D"/>
    <w:rsid w:val="00295A0B"/>
    <w:rsid w:val="002960C0"/>
    <w:rsid w:val="002972AF"/>
    <w:rsid w:val="002A09AD"/>
    <w:rsid w:val="002A0AA7"/>
    <w:rsid w:val="002A1BFC"/>
    <w:rsid w:val="002A212D"/>
    <w:rsid w:val="002A23AB"/>
    <w:rsid w:val="002A2D33"/>
    <w:rsid w:val="002A5613"/>
    <w:rsid w:val="002A6890"/>
    <w:rsid w:val="002A6A03"/>
    <w:rsid w:val="002B25B9"/>
    <w:rsid w:val="002B3F7D"/>
    <w:rsid w:val="002B423B"/>
    <w:rsid w:val="002B565D"/>
    <w:rsid w:val="002B5D41"/>
    <w:rsid w:val="002C093A"/>
    <w:rsid w:val="002C1779"/>
    <w:rsid w:val="002C1BBB"/>
    <w:rsid w:val="002C262B"/>
    <w:rsid w:val="002C40EC"/>
    <w:rsid w:val="002C48D4"/>
    <w:rsid w:val="002C4BEF"/>
    <w:rsid w:val="002C5964"/>
    <w:rsid w:val="002C6F20"/>
    <w:rsid w:val="002C7DBE"/>
    <w:rsid w:val="002C7DE0"/>
    <w:rsid w:val="002C7E58"/>
    <w:rsid w:val="002D0AE4"/>
    <w:rsid w:val="002D145D"/>
    <w:rsid w:val="002D160F"/>
    <w:rsid w:val="002D198E"/>
    <w:rsid w:val="002D1C8B"/>
    <w:rsid w:val="002D206B"/>
    <w:rsid w:val="002D2A20"/>
    <w:rsid w:val="002D2B52"/>
    <w:rsid w:val="002D2C87"/>
    <w:rsid w:val="002D3A4D"/>
    <w:rsid w:val="002D4CD5"/>
    <w:rsid w:val="002D6397"/>
    <w:rsid w:val="002D77AE"/>
    <w:rsid w:val="002D7A2C"/>
    <w:rsid w:val="002E030C"/>
    <w:rsid w:val="002E088A"/>
    <w:rsid w:val="002E19E4"/>
    <w:rsid w:val="002E30DF"/>
    <w:rsid w:val="002E5884"/>
    <w:rsid w:val="002E61DA"/>
    <w:rsid w:val="002E69D1"/>
    <w:rsid w:val="002E6A18"/>
    <w:rsid w:val="002E6FC8"/>
    <w:rsid w:val="002F1B71"/>
    <w:rsid w:val="002F1DF4"/>
    <w:rsid w:val="002F262C"/>
    <w:rsid w:val="002F26A1"/>
    <w:rsid w:val="002F36B9"/>
    <w:rsid w:val="002F3B12"/>
    <w:rsid w:val="002F487A"/>
    <w:rsid w:val="002F5CF6"/>
    <w:rsid w:val="002F6912"/>
    <w:rsid w:val="002F696C"/>
    <w:rsid w:val="00300181"/>
    <w:rsid w:val="003005AF"/>
    <w:rsid w:val="003006BE"/>
    <w:rsid w:val="00300CB9"/>
    <w:rsid w:val="003015FF"/>
    <w:rsid w:val="0030326D"/>
    <w:rsid w:val="003033B9"/>
    <w:rsid w:val="00303605"/>
    <w:rsid w:val="00304FB2"/>
    <w:rsid w:val="003072C3"/>
    <w:rsid w:val="00310921"/>
    <w:rsid w:val="00311144"/>
    <w:rsid w:val="003113F8"/>
    <w:rsid w:val="00311DD7"/>
    <w:rsid w:val="0031236F"/>
    <w:rsid w:val="00312BF2"/>
    <w:rsid w:val="0031396C"/>
    <w:rsid w:val="00313EC0"/>
    <w:rsid w:val="00313F27"/>
    <w:rsid w:val="00315D15"/>
    <w:rsid w:val="00316BC7"/>
    <w:rsid w:val="00317A94"/>
    <w:rsid w:val="00320DD4"/>
    <w:rsid w:val="00320F8A"/>
    <w:rsid w:val="0032197B"/>
    <w:rsid w:val="003238E3"/>
    <w:rsid w:val="003244D1"/>
    <w:rsid w:val="0032479B"/>
    <w:rsid w:val="00324B60"/>
    <w:rsid w:val="00325E1D"/>
    <w:rsid w:val="0032657C"/>
    <w:rsid w:val="00327F5B"/>
    <w:rsid w:val="00331A76"/>
    <w:rsid w:val="00332847"/>
    <w:rsid w:val="0033346A"/>
    <w:rsid w:val="00333719"/>
    <w:rsid w:val="00333AB8"/>
    <w:rsid w:val="00333F3B"/>
    <w:rsid w:val="00334321"/>
    <w:rsid w:val="00334911"/>
    <w:rsid w:val="00334A7D"/>
    <w:rsid w:val="00335A01"/>
    <w:rsid w:val="0033604E"/>
    <w:rsid w:val="003370BD"/>
    <w:rsid w:val="003375DE"/>
    <w:rsid w:val="00337FC0"/>
    <w:rsid w:val="0034125F"/>
    <w:rsid w:val="00344151"/>
    <w:rsid w:val="003454DE"/>
    <w:rsid w:val="00347067"/>
    <w:rsid w:val="0035061A"/>
    <w:rsid w:val="00350778"/>
    <w:rsid w:val="003517C7"/>
    <w:rsid w:val="003519AC"/>
    <w:rsid w:val="00352456"/>
    <w:rsid w:val="003544D4"/>
    <w:rsid w:val="00355D60"/>
    <w:rsid w:val="00355DFC"/>
    <w:rsid w:val="003567C6"/>
    <w:rsid w:val="003572BD"/>
    <w:rsid w:val="003605FA"/>
    <w:rsid w:val="003607EB"/>
    <w:rsid w:val="00360AC2"/>
    <w:rsid w:val="00361037"/>
    <w:rsid w:val="00361AC6"/>
    <w:rsid w:val="0036400A"/>
    <w:rsid w:val="00364861"/>
    <w:rsid w:val="00364C2C"/>
    <w:rsid w:val="00364FDC"/>
    <w:rsid w:val="00366FD6"/>
    <w:rsid w:val="003679C6"/>
    <w:rsid w:val="003703F4"/>
    <w:rsid w:val="00370A2F"/>
    <w:rsid w:val="00372EB8"/>
    <w:rsid w:val="00373708"/>
    <w:rsid w:val="00373E17"/>
    <w:rsid w:val="00373FAA"/>
    <w:rsid w:val="003740ED"/>
    <w:rsid w:val="00375246"/>
    <w:rsid w:val="003753A9"/>
    <w:rsid w:val="00376035"/>
    <w:rsid w:val="003773FA"/>
    <w:rsid w:val="00377771"/>
    <w:rsid w:val="00377B76"/>
    <w:rsid w:val="0038001E"/>
    <w:rsid w:val="00380188"/>
    <w:rsid w:val="00380C29"/>
    <w:rsid w:val="00381003"/>
    <w:rsid w:val="00381246"/>
    <w:rsid w:val="00383592"/>
    <w:rsid w:val="00383788"/>
    <w:rsid w:val="00383A07"/>
    <w:rsid w:val="00383FC7"/>
    <w:rsid w:val="00384CE8"/>
    <w:rsid w:val="0038645B"/>
    <w:rsid w:val="0039033B"/>
    <w:rsid w:val="00391D0C"/>
    <w:rsid w:val="00392783"/>
    <w:rsid w:val="0039304C"/>
    <w:rsid w:val="003952A2"/>
    <w:rsid w:val="003978AE"/>
    <w:rsid w:val="00397F0F"/>
    <w:rsid w:val="003A2D47"/>
    <w:rsid w:val="003A35D1"/>
    <w:rsid w:val="003A35FC"/>
    <w:rsid w:val="003A4295"/>
    <w:rsid w:val="003A4ECA"/>
    <w:rsid w:val="003A5F8E"/>
    <w:rsid w:val="003A6A16"/>
    <w:rsid w:val="003A6B35"/>
    <w:rsid w:val="003A7164"/>
    <w:rsid w:val="003A7677"/>
    <w:rsid w:val="003B0013"/>
    <w:rsid w:val="003B08BD"/>
    <w:rsid w:val="003B1C63"/>
    <w:rsid w:val="003B42A5"/>
    <w:rsid w:val="003B4D2A"/>
    <w:rsid w:val="003B4DB4"/>
    <w:rsid w:val="003B56CF"/>
    <w:rsid w:val="003B5DBC"/>
    <w:rsid w:val="003B5E45"/>
    <w:rsid w:val="003C10D0"/>
    <w:rsid w:val="003C23EB"/>
    <w:rsid w:val="003C2528"/>
    <w:rsid w:val="003C2842"/>
    <w:rsid w:val="003C354F"/>
    <w:rsid w:val="003C40E7"/>
    <w:rsid w:val="003C411A"/>
    <w:rsid w:val="003C45B1"/>
    <w:rsid w:val="003C4902"/>
    <w:rsid w:val="003C532A"/>
    <w:rsid w:val="003C58A0"/>
    <w:rsid w:val="003C620D"/>
    <w:rsid w:val="003D0F2B"/>
    <w:rsid w:val="003D14B6"/>
    <w:rsid w:val="003D24E4"/>
    <w:rsid w:val="003D38D9"/>
    <w:rsid w:val="003D396F"/>
    <w:rsid w:val="003D4829"/>
    <w:rsid w:val="003D5394"/>
    <w:rsid w:val="003D6ED2"/>
    <w:rsid w:val="003D6FA5"/>
    <w:rsid w:val="003E0549"/>
    <w:rsid w:val="003E0C4B"/>
    <w:rsid w:val="003E0C50"/>
    <w:rsid w:val="003E33CA"/>
    <w:rsid w:val="003E3C5B"/>
    <w:rsid w:val="003E3F7C"/>
    <w:rsid w:val="003E4EFA"/>
    <w:rsid w:val="003E6AE3"/>
    <w:rsid w:val="003E70E1"/>
    <w:rsid w:val="003E71C1"/>
    <w:rsid w:val="003E749D"/>
    <w:rsid w:val="003E79C4"/>
    <w:rsid w:val="003F2C45"/>
    <w:rsid w:val="003F2E60"/>
    <w:rsid w:val="003F2F6D"/>
    <w:rsid w:val="003F32F9"/>
    <w:rsid w:val="003F5CDB"/>
    <w:rsid w:val="003F6522"/>
    <w:rsid w:val="003F6C6E"/>
    <w:rsid w:val="003F7AA4"/>
    <w:rsid w:val="00401756"/>
    <w:rsid w:val="004024A6"/>
    <w:rsid w:val="004027F4"/>
    <w:rsid w:val="0040294F"/>
    <w:rsid w:val="00403D54"/>
    <w:rsid w:val="004041AC"/>
    <w:rsid w:val="00404E6B"/>
    <w:rsid w:val="00407152"/>
    <w:rsid w:val="00407D6F"/>
    <w:rsid w:val="00410CC2"/>
    <w:rsid w:val="00410ED1"/>
    <w:rsid w:val="0041184E"/>
    <w:rsid w:val="004129EE"/>
    <w:rsid w:val="00413E6E"/>
    <w:rsid w:val="004140C6"/>
    <w:rsid w:val="004167D5"/>
    <w:rsid w:val="004168B7"/>
    <w:rsid w:val="004169D9"/>
    <w:rsid w:val="004171A2"/>
    <w:rsid w:val="00420066"/>
    <w:rsid w:val="00420ADD"/>
    <w:rsid w:val="0042161F"/>
    <w:rsid w:val="00422D4D"/>
    <w:rsid w:val="004248C0"/>
    <w:rsid w:val="004265E4"/>
    <w:rsid w:val="004272D3"/>
    <w:rsid w:val="00430539"/>
    <w:rsid w:val="0043095B"/>
    <w:rsid w:val="00430FF3"/>
    <w:rsid w:val="00431331"/>
    <w:rsid w:val="0043133B"/>
    <w:rsid w:val="004315F0"/>
    <w:rsid w:val="004320CA"/>
    <w:rsid w:val="004321BE"/>
    <w:rsid w:val="0043224D"/>
    <w:rsid w:val="00432C74"/>
    <w:rsid w:val="00432DF2"/>
    <w:rsid w:val="00435239"/>
    <w:rsid w:val="00436F1B"/>
    <w:rsid w:val="004371A8"/>
    <w:rsid w:val="0043752D"/>
    <w:rsid w:val="00437D8E"/>
    <w:rsid w:val="00437E01"/>
    <w:rsid w:val="00440CB0"/>
    <w:rsid w:val="00441498"/>
    <w:rsid w:val="00442A7E"/>
    <w:rsid w:val="0044385C"/>
    <w:rsid w:val="00443CAB"/>
    <w:rsid w:val="0044439D"/>
    <w:rsid w:val="00444D3E"/>
    <w:rsid w:val="004453F1"/>
    <w:rsid w:val="0044669A"/>
    <w:rsid w:val="0044690C"/>
    <w:rsid w:val="00446B69"/>
    <w:rsid w:val="00450741"/>
    <w:rsid w:val="00450D14"/>
    <w:rsid w:val="00451B12"/>
    <w:rsid w:val="00452C43"/>
    <w:rsid w:val="00452D20"/>
    <w:rsid w:val="004540A9"/>
    <w:rsid w:val="004555D5"/>
    <w:rsid w:val="00455D5D"/>
    <w:rsid w:val="00455DBB"/>
    <w:rsid w:val="00456644"/>
    <w:rsid w:val="004577BB"/>
    <w:rsid w:val="00460052"/>
    <w:rsid w:val="00460475"/>
    <w:rsid w:val="00461502"/>
    <w:rsid w:val="00461B31"/>
    <w:rsid w:val="004628C2"/>
    <w:rsid w:val="00462D2E"/>
    <w:rsid w:val="0046320C"/>
    <w:rsid w:val="00471CA2"/>
    <w:rsid w:val="00472591"/>
    <w:rsid w:val="00472AA3"/>
    <w:rsid w:val="00472C67"/>
    <w:rsid w:val="00472FD2"/>
    <w:rsid w:val="0047369B"/>
    <w:rsid w:val="004772AF"/>
    <w:rsid w:val="0048120F"/>
    <w:rsid w:val="00481B6D"/>
    <w:rsid w:val="004824E2"/>
    <w:rsid w:val="0048308A"/>
    <w:rsid w:val="00483D28"/>
    <w:rsid w:val="00485AC6"/>
    <w:rsid w:val="00485F9B"/>
    <w:rsid w:val="0048628C"/>
    <w:rsid w:val="00486911"/>
    <w:rsid w:val="00490B2F"/>
    <w:rsid w:val="00490C5D"/>
    <w:rsid w:val="00490D8C"/>
    <w:rsid w:val="00492BC0"/>
    <w:rsid w:val="004939B1"/>
    <w:rsid w:val="00493A54"/>
    <w:rsid w:val="00493A83"/>
    <w:rsid w:val="00494286"/>
    <w:rsid w:val="00495E89"/>
    <w:rsid w:val="004969C7"/>
    <w:rsid w:val="004969C9"/>
    <w:rsid w:val="0049741F"/>
    <w:rsid w:val="00497E0A"/>
    <w:rsid w:val="004A11AA"/>
    <w:rsid w:val="004A1A5D"/>
    <w:rsid w:val="004A233A"/>
    <w:rsid w:val="004A2641"/>
    <w:rsid w:val="004A45D0"/>
    <w:rsid w:val="004A4757"/>
    <w:rsid w:val="004A539D"/>
    <w:rsid w:val="004A7DAF"/>
    <w:rsid w:val="004B05A2"/>
    <w:rsid w:val="004B28F3"/>
    <w:rsid w:val="004B3217"/>
    <w:rsid w:val="004B3A33"/>
    <w:rsid w:val="004B49EF"/>
    <w:rsid w:val="004B4A36"/>
    <w:rsid w:val="004C00D9"/>
    <w:rsid w:val="004C11C5"/>
    <w:rsid w:val="004C22DF"/>
    <w:rsid w:val="004C4B95"/>
    <w:rsid w:val="004C527B"/>
    <w:rsid w:val="004C54EB"/>
    <w:rsid w:val="004C55D6"/>
    <w:rsid w:val="004C7DEB"/>
    <w:rsid w:val="004D0387"/>
    <w:rsid w:val="004D03BA"/>
    <w:rsid w:val="004D0666"/>
    <w:rsid w:val="004D0D34"/>
    <w:rsid w:val="004D168B"/>
    <w:rsid w:val="004D1DA0"/>
    <w:rsid w:val="004D2389"/>
    <w:rsid w:val="004D25E3"/>
    <w:rsid w:val="004D2ADB"/>
    <w:rsid w:val="004D2E5B"/>
    <w:rsid w:val="004D30F8"/>
    <w:rsid w:val="004D3A4D"/>
    <w:rsid w:val="004D3B48"/>
    <w:rsid w:val="004D4FFF"/>
    <w:rsid w:val="004D69FB"/>
    <w:rsid w:val="004D6E89"/>
    <w:rsid w:val="004D7D5F"/>
    <w:rsid w:val="004E0661"/>
    <w:rsid w:val="004E2857"/>
    <w:rsid w:val="004E4A17"/>
    <w:rsid w:val="004E5F69"/>
    <w:rsid w:val="004E749E"/>
    <w:rsid w:val="004F2694"/>
    <w:rsid w:val="004F4949"/>
    <w:rsid w:val="004F498F"/>
    <w:rsid w:val="004F50DC"/>
    <w:rsid w:val="004F51CC"/>
    <w:rsid w:val="004F59E1"/>
    <w:rsid w:val="004F64C4"/>
    <w:rsid w:val="004F66B4"/>
    <w:rsid w:val="004F66DA"/>
    <w:rsid w:val="004F67F4"/>
    <w:rsid w:val="004F69F4"/>
    <w:rsid w:val="00500955"/>
    <w:rsid w:val="0050132A"/>
    <w:rsid w:val="0050281F"/>
    <w:rsid w:val="00503141"/>
    <w:rsid w:val="0050318B"/>
    <w:rsid w:val="0050407B"/>
    <w:rsid w:val="005063CD"/>
    <w:rsid w:val="00506F48"/>
    <w:rsid w:val="005107F3"/>
    <w:rsid w:val="00510D5C"/>
    <w:rsid w:val="00511419"/>
    <w:rsid w:val="005138D1"/>
    <w:rsid w:val="00513A29"/>
    <w:rsid w:val="00513E9C"/>
    <w:rsid w:val="00515ADC"/>
    <w:rsid w:val="00515F2D"/>
    <w:rsid w:val="00520D48"/>
    <w:rsid w:val="00522951"/>
    <w:rsid w:val="00523B62"/>
    <w:rsid w:val="00524CC0"/>
    <w:rsid w:val="005253C9"/>
    <w:rsid w:val="00526A80"/>
    <w:rsid w:val="005276B2"/>
    <w:rsid w:val="00527CC7"/>
    <w:rsid w:val="00530CD2"/>
    <w:rsid w:val="00531A76"/>
    <w:rsid w:val="00531C28"/>
    <w:rsid w:val="0053312F"/>
    <w:rsid w:val="005349E5"/>
    <w:rsid w:val="0053649A"/>
    <w:rsid w:val="005410C3"/>
    <w:rsid w:val="0054157A"/>
    <w:rsid w:val="00543C06"/>
    <w:rsid w:val="00544DB1"/>
    <w:rsid w:val="0054505F"/>
    <w:rsid w:val="005458B8"/>
    <w:rsid w:val="0054636A"/>
    <w:rsid w:val="00546BBA"/>
    <w:rsid w:val="00546D0C"/>
    <w:rsid w:val="00546E70"/>
    <w:rsid w:val="00546FAD"/>
    <w:rsid w:val="00547F08"/>
    <w:rsid w:val="00553380"/>
    <w:rsid w:val="00554421"/>
    <w:rsid w:val="00554ED1"/>
    <w:rsid w:val="00554FB2"/>
    <w:rsid w:val="00555A23"/>
    <w:rsid w:val="0055732A"/>
    <w:rsid w:val="005579A1"/>
    <w:rsid w:val="005608C5"/>
    <w:rsid w:val="00560D97"/>
    <w:rsid w:val="00560D9A"/>
    <w:rsid w:val="0056114F"/>
    <w:rsid w:val="00561A00"/>
    <w:rsid w:val="00561A56"/>
    <w:rsid w:val="0056319D"/>
    <w:rsid w:val="00563A68"/>
    <w:rsid w:val="00564958"/>
    <w:rsid w:val="00564E12"/>
    <w:rsid w:val="005656CC"/>
    <w:rsid w:val="00565B73"/>
    <w:rsid w:val="00565C6E"/>
    <w:rsid w:val="00565F25"/>
    <w:rsid w:val="00567558"/>
    <w:rsid w:val="0057159C"/>
    <w:rsid w:val="00571DDD"/>
    <w:rsid w:val="005722EF"/>
    <w:rsid w:val="00573F7F"/>
    <w:rsid w:val="00575D09"/>
    <w:rsid w:val="00575E98"/>
    <w:rsid w:val="00581883"/>
    <w:rsid w:val="005825B2"/>
    <w:rsid w:val="005845F7"/>
    <w:rsid w:val="00585734"/>
    <w:rsid w:val="0058649B"/>
    <w:rsid w:val="0058698A"/>
    <w:rsid w:val="00587E71"/>
    <w:rsid w:val="00590F9D"/>
    <w:rsid w:val="00590FCD"/>
    <w:rsid w:val="005928CB"/>
    <w:rsid w:val="005933AF"/>
    <w:rsid w:val="00593517"/>
    <w:rsid w:val="00595A67"/>
    <w:rsid w:val="00596568"/>
    <w:rsid w:val="005968F2"/>
    <w:rsid w:val="00596E67"/>
    <w:rsid w:val="005973D4"/>
    <w:rsid w:val="0059774C"/>
    <w:rsid w:val="005978C1"/>
    <w:rsid w:val="005A0E17"/>
    <w:rsid w:val="005A21ED"/>
    <w:rsid w:val="005A2244"/>
    <w:rsid w:val="005A24A3"/>
    <w:rsid w:val="005A3613"/>
    <w:rsid w:val="005A40A4"/>
    <w:rsid w:val="005A43EB"/>
    <w:rsid w:val="005A4879"/>
    <w:rsid w:val="005A5D5E"/>
    <w:rsid w:val="005A61A4"/>
    <w:rsid w:val="005A65B0"/>
    <w:rsid w:val="005A6F04"/>
    <w:rsid w:val="005A7487"/>
    <w:rsid w:val="005A7CAA"/>
    <w:rsid w:val="005B0208"/>
    <w:rsid w:val="005B0E6C"/>
    <w:rsid w:val="005B2A47"/>
    <w:rsid w:val="005B2F15"/>
    <w:rsid w:val="005B36CA"/>
    <w:rsid w:val="005B3B2F"/>
    <w:rsid w:val="005B4A6C"/>
    <w:rsid w:val="005B4B4A"/>
    <w:rsid w:val="005B4B78"/>
    <w:rsid w:val="005B5A26"/>
    <w:rsid w:val="005B5EA9"/>
    <w:rsid w:val="005B63B7"/>
    <w:rsid w:val="005B6ACC"/>
    <w:rsid w:val="005B78CB"/>
    <w:rsid w:val="005B79FA"/>
    <w:rsid w:val="005C0766"/>
    <w:rsid w:val="005C2033"/>
    <w:rsid w:val="005C3B95"/>
    <w:rsid w:val="005C3FB8"/>
    <w:rsid w:val="005C476A"/>
    <w:rsid w:val="005C54A5"/>
    <w:rsid w:val="005C5746"/>
    <w:rsid w:val="005C75EE"/>
    <w:rsid w:val="005C7E12"/>
    <w:rsid w:val="005D0D12"/>
    <w:rsid w:val="005D1CC2"/>
    <w:rsid w:val="005D20BD"/>
    <w:rsid w:val="005D2618"/>
    <w:rsid w:val="005D4925"/>
    <w:rsid w:val="005D5614"/>
    <w:rsid w:val="005D5676"/>
    <w:rsid w:val="005D580C"/>
    <w:rsid w:val="005D5FA0"/>
    <w:rsid w:val="005D6381"/>
    <w:rsid w:val="005D7843"/>
    <w:rsid w:val="005E0669"/>
    <w:rsid w:val="005E182A"/>
    <w:rsid w:val="005E2AB4"/>
    <w:rsid w:val="005E3F97"/>
    <w:rsid w:val="005E427E"/>
    <w:rsid w:val="005E446B"/>
    <w:rsid w:val="005E45E0"/>
    <w:rsid w:val="005E4EDF"/>
    <w:rsid w:val="005E5185"/>
    <w:rsid w:val="005E5B37"/>
    <w:rsid w:val="005E6685"/>
    <w:rsid w:val="005E6D14"/>
    <w:rsid w:val="005E72B4"/>
    <w:rsid w:val="005F0312"/>
    <w:rsid w:val="005F0F59"/>
    <w:rsid w:val="005F1D6F"/>
    <w:rsid w:val="005F1DE6"/>
    <w:rsid w:val="005F23FC"/>
    <w:rsid w:val="005F3525"/>
    <w:rsid w:val="005F4B80"/>
    <w:rsid w:val="005F4D78"/>
    <w:rsid w:val="005F6334"/>
    <w:rsid w:val="005F70AC"/>
    <w:rsid w:val="005F767C"/>
    <w:rsid w:val="005F7754"/>
    <w:rsid w:val="006014E8"/>
    <w:rsid w:val="006040EF"/>
    <w:rsid w:val="0060415B"/>
    <w:rsid w:val="00604405"/>
    <w:rsid w:val="00605617"/>
    <w:rsid w:val="006059C0"/>
    <w:rsid w:val="006060AA"/>
    <w:rsid w:val="00611192"/>
    <w:rsid w:val="0061165A"/>
    <w:rsid w:val="00611924"/>
    <w:rsid w:val="00612048"/>
    <w:rsid w:val="00612C9D"/>
    <w:rsid w:val="006132DD"/>
    <w:rsid w:val="0061345A"/>
    <w:rsid w:val="006136BB"/>
    <w:rsid w:val="006146C2"/>
    <w:rsid w:val="00615081"/>
    <w:rsid w:val="00616C96"/>
    <w:rsid w:val="00616E09"/>
    <w:rsid w:val="006170A8"/>
    <w:rsid w:val="00617473"/>
    <w:rsid w:val="0061779D"/>
    <w:rsid w:val="00622BD5"/>
    <w:rsid w:val="00624515"/>
    <w:rsid w:val="006245F9"/>
    <w:rsid w:val="00624E38"/>
    <w:rsid w:val="006255C4"/>
    <w:rsid w:val="00626FFE"/>
    <w:rsid w:val="0063253B"/>
    <w:rsid w:val="00632788"/>
    <w:rsid w:val="00634F1D"/>
    <w:rsid w:val="006361AA"/>
    <w:rsid w:val="00637096"/>
    <w:rsid w:val="00640D7D"/>
    <w:rsid w:val="00641AB9"/>
    <w:rsid w:val="00641D98"/>
    <w:rsid w:val="00642484"/>
    <w:rsid w:val="0064314E"/>
    <w:rsid w:val="006435F3"/>
    <w:rsid w:val="0064373D"/>
    <w:rsid w:val="00643A9C"/>
    <w:rsid w:val="00644C03"/>
    <w:rsid w:val="006454E9"/>
    <w:rsid w:val="0064774C"/>
    <w:rsid w:val="00647BB1"/>
    <w:rsid w:val="0065090C"/>
    <w:rsid w:val="00650EA5"/>
    <w:rsid w:val="00651277"/>
    <w:rsid w:val="006515BF"/>
    <w:rsid w:val="00652A43"/>
    <w:rsid w:val="00654923"/>
    <w:rsid w:val="00655B8E"/>
    <w:rsid w:val="0065693A"/>
    <w:rsid w:val="006600EB"/>
    <w:rsid w:val="00660386"/>
    <w:rsid w:val="00661D50"/>
    <w:rsid w:val="00662186"/>
    <w:rsid w:val="00663271"/>
    <w:rsid w:val="0066332D"/>
    <w:rsid w:val="006653F7"/>
    <w:rsid w:val="00665572"/>
    <w:rsid w:val="006658E9"/>
    <w:rsid w:val="00665D6B"/>
    <w:rsid w:val="00666DEE"/>
    <w:rsid w:val="00666E6A"/>
    <w:rsid w:val="00667FE1"/>
    <w:rsid w:val="006721FB"/>
    <w:rsid w:val="00672263"/>
    <w:rsid w:val="00672E6D"/>
    <w:rsid w:val="0067378B"/>
    <w:rsid w:val="0067493E"/>
    <w:rsid w:val="00674FDC"/>
    <w:rsid w:val="00676EF0"/>
    <w:rsid w:val="006770D1"/>
    <w:rsid w:val="006774EF"/>
    <w:rsid w:val="00677B5C"/>
    <w:rsid w:val="0068020D"/>
    <w:rsid w:val="00681047"/>
    <w:rsid w:val="006812E9"/>
    <w:rsid w:val="006816A8"/>
    <w:rsid w:val="00681ED6"/>
    <w:rsid w:val="0068207E"/>
    <w:rsid w:val="00682754"/>
    <w:rsid w:val="00683DDB"/>
    <w:rsid w:val="006856BA"/>
    <w:rsid w:val="006867B8"/>
    <w:rsid w:val="00687089"/>
    <w:rsid w:val="00690AF3"/>
    <w:rsid w:val="00690B11"/>
    <w:rsid w:val="006910D0"/>
    <w:rsid w:val="00691A50"/>
    <w:rsid w:val="00692D14"/>
    <w:rsid w:val="00693013"/>
    <w:rsid w:val="0069372C"/>
    <w:rsid w:val="00694103"/>
    <w:rsid w:val="006945C8"/>
    <w:rsid w:val="00695968"/>
    <w:rsid w:val="00695A94"/>
    <w:rsid w:val="00696B2A"/>
    <w:rsid w:val="0069763C"/>
    <w:rsid w:val="006A03E3"/>
    <w:rsid w:val="006A0437"/>
    <w:rsid w:val="006A1118"/>
    <w:rsid w:val="006A11F0"/>
    <w:rsid w:val="006A348B"/>
    <w:rsid w:val="006A4704"/>
    <w:rsid w:val="006A7D97"/>
    <w:rsid w:val="006B1FAF"/>
    <w:rsid w:val="006B20B2"/>
    <w:rsid w:val="006B462A"/>
    <w:rsid w:val="006B5B62"/>
    <w:rsid w:val="006B5D9C"/>
    <w:rsid w:val="006B600F"/>
    <w:rsid w:val="006B672C"/>
    <w:rsid w:val="006C1D6F"/>
    <w:rsid w:val="006C1EC4"/>
    <w:rsid w:val="006C219B"/>
    <w:rsid w:val="006C22EF"/>
    <w:rsid w:val="006C3290"/>
    <w:rsid w:val="006C3A40"/>
    <w:rsid w:val="006C3CD1"/>
    <w:rsid w:val="006C5930"/>
    <w:rsid w:val="006C650F"/>
    <w:rsid w:val="006C6D90"/>
    <w:rsid w:val="006C7334"/>
    <w:rsid w:val="006C7927"/>
    <w:rsid w:val="006C7F20"/>
    <w:rsid w:val="006D0367"/>
    <w:rsid w:val="006D097C"/>
    <w:rsid w:val="006D13DF"/>
    <w:rsid w:val="006D15E2"/>
    <w:rsid w:val="006D4E8B"/>
    <w:rsid w:val="006D56E5"/>
    <w:rsid w:val="006D593B"/>
    <w:rsid w:val="006D5B20"/>
    <w:rsid w:val="006D7155"/>
    <w:rsid w:val="006E0F5F"/>
    <w:rsid w:val="006E1151"/>
    <w:rsid w:val="006E1C45"/>
    <w:rsid w:val="006E3BF3"/>
    <w:rsid w:val="006E485D"/>
    <w:rsid w:val="006E488C"/>
    <w:rsid w:val="006E540B"/>
    <w:rsid w:val="006E5597"/>
    <w:rsid w:val="006F03E0"/>
    <w:rsid w:val="006F2542"/>
    <w:rsid w:val="006F3A8B"/>
    <w:rsid w:val="006F3B4B"/>
    <w:rsid w:val="006F6BC7"/>
    <w:rsid w:val="006F7455"/>
    <w:rsid w:val="00700074"/>
    <w:rsid w:val="00701E33"/>
    <w:rsid w:val="007026A6"/>
    <w:rsid w:val="00702BF6"/>
    <w:rsid w:val="0070335C"/>
    <w:rsid w:val="00704877"/>
    <w:rsid w:val="00704BFB"/>
    <w:rsid w:val="0070610D"/>
    <w:rsid w:val="007063B7"/>
    <w:rsid w:val="00706780"/>
    <w:rsid w:val="00706A2B"/>
    <w:rsid w:val="00707414"/>
    <w:rsid w:val="0071043B"/>
    <w:rsid w:val="00711E20"/>
    <w:rsid w:val="007125EA"/>
    <w:rsid w:val="007126EF"/>
    <w:rsid w:val="00713115"/>
    <w:rsid w:val="00713999"/>
    <w:rsid w:val="007142D6"/>
    <w:rsid w:val="0071530D"/>
    <w:rsid w:val="00716D3D"/>
    <w:rsid w:val="00717167"/>
    <w:rsid w:val="007174FA"/>
    <w:rsid w:val="00720502"/>
    <w:rsid w:val="007205C6"/>
    <w:rsid w:val="00720702"/>
    <w:rsid w:val="0072099F"/>
    <w:rsid w:val="0072145B"/>
    <w:rsid w:val="00721CC8"/>
    <w:rsid w:val="00722A66"/>
    <w:rsid w:val="00723D16"/>
    <w:rsid w:val="007241C8"/>
    <w:rsid w:val="00724E91"/>
    <w:rsid w:val="00724F74"/>
    <w:rsid w:val="00725064"/>
    <w:rsid w:val="0072588A"/>
    <w:rsid w:val="00727BD5"/>
    <w:rsid w:val="00727DDB"/>
    <w:rsid w:val="00731754"/>
    <w:rsid w:val="007318CF"/>
    <w:rsid w:val="007328D3"/>
    <w:rsid w:val="00734904"/>
    <w:rsid w:val="00734B18"/>
    <w:rsid w:val="00734E97"/>
    <w:rsid w:val="00737C99"/>
    <w:rsid w:val="0074131C"/>
    <w:rsid w:val="00742C01"/>
    <w:rsid w:val="00742EB9"/>
    <w:rsid w:val="0074380B"/>
    <w:rsid w:val="00745043"/>
    <w:rsid w:val="00747BA1"/>
    <w:rsid w:val="00750A21"/>
    <w:rsid w:val="00750BCA"/>
    <w:rsid w:val="00755592"/>
    <w:rsid w:val="00755953"/>
    <w:rsid w:val="00756DEC"/>
    <w:rsid w:val="00756F03"/>
    <w:rsid w:val="00757F4B"/>
    <w:rsid w:val="0076140C"/>
    <w:rsid w:val="0076239C"/>
    <w:rsid w:val="00762781"/>
    <w:rsid w:val="00764078"/>
    <w:rsid w:val="00765E1B"/>
    <w:rsid w:val="007665F7"/>
    <w:rsid w:val="00766B52"/>
    <w:rsid w:val="00766E17"/>
    <w:rsid w:val="00767627"/>
    <w:rsid w:val="00770D79"/>
    <w:rsid w:val="0077210B"/>
    <w:rsid w:val="007723D9"/>
    <w:rsid w:val="00772A25"/>
    <w:rsid w:val="007734D3"/>
    <w:rsid w:val="0077442D"/>
    <w:rsid w:val="00774EE6"/>
    <w:rsid w:val="007759A9"/>
    <w:rsid w:val="00776C79"/>
    <w:rsid w:val="007802EC"/>
    <w:rsid w:val="0078091C"/>
    <w:rsid w:val="00781E4B"/>
    <w:rsid w:val="00782EA1"/>
    <w:rsid w:val="00784896"/>
    <w:rsid w:val="00785538"/>
    <w:rsid w:val="00790B9C"/>
    <w:rsid w:val="0079170F"/>
    <w:rsid w:val="00792121"/>
    <w:rsid w:val="00792C20"/>
    <w:rsid w:val="00793FF7"/>
    <w:rsid w:val="0079504F"/>
    <w:rsid w:val="007958B9"/>
    <w:rsid w:val="00795A96"/>
    <w:rsid w:val="00797017"/>
    <w:rsid w:val="00797980"/>
    <w:rsid w:val="00797C8A"/>
    <w:rsid w:val="00797FCD"/>
    <w:rsid w:val="007A0CAD"/>
    <w:rsid w:val="007A2834"/>
    <w:rsid w:val="007A5046"/>
    <w:rsid w:val="007A6C6C"/>
    <w:rsid w:val="007A6D57"/>
    <w:rsid w:val="007B0BB5"/>
    <w:rsid w:val="007B1341"/>
    <w:rsid w:val="007B1A9F"/>
    <w:rsid w:val="007B1E0E"/>
    <w:rsid w:val="007B34A4"/>
    <w:rsid w:val="007B34EE"/>
    <w:rsid w:val="007B46B4"/>
    <w:rsid w:val="007B5CC9"/>
    <w:rsid w:val="007B6D12"/>
    <w:rsid w:val="007B77F8"/>
    <w:rsid w:val="007C0485"/>
    <w:rsid w:val="007C0690"/>
    <w:rsid w:val="007C0F8C"/>
    <w:rsid w:val="007C14BD"/>
    <w:rsid w:val="007C27A5"/>
    <w:rsid w:val="007C30DA"/>
    <w:rsid w:val="007C3990"/>
    <w:rsid w:val="007C3BEF"/>
    <w:rsid w:val="007C4897"/>
    <w:rsid w:val="007C4F80"/>
    <w:rsid w:val="007C6775"/>
    <w:rsid w:val="007C7DD4"/>
    <w:rsid w:val="007D076F"/>
    <w:rsid w:val="007D198B"/>
    <w:rsid w:val="007D2ADB"/>
    <w:rsid w:val="007D376F"/>
    <w:rsid w:val="007D4C99"/>
    <w:rsid w:val="007D4F57"/>
    <w:rsid w:val="007D59C4"/>
    <w:rsid w:val="007D5BE1"/>
    <w:rsid w:val="007D7355"/>
    <w:rsid w:val="007E139D"/>
    <w:rsid w:val="007E288A"/>
    <w:rsid w:val="007E53FD"/>
    <w:rsid w:val="007E6402"/>
    <w:rsid w:val="007E7074"/>
    <w:rsid w:val="007E7779"/>
    <w:rsid w:val="007F0ADE"/>
    <w:rsid w:val="007F0CB1"/>
    <w:rsid w:val="007F20E0"/>
    <w:rsid w:val="007F249A"/>
    <w:rsid w:val="007F3A0A"/>
    <w:rsid w:val="007F5507"/>
    <w:rsid w:val="007F56AD"/>
    <w:rsid w:val="0080036F"/>
    <w:rsid w:val="0080052F"/>
    <w:rsid w:val="00801562"/>
    <w:rsid w:val="0080332E"/>
    <w:rsid w:val="00803E82"/>
    <w:rsid w:val="008066BB"/>
    <w:rsid w:val="0080683D"/>
    <w:rsid w:val="00806951"/>
    <w:rsid w:val="00807AFD"/>
    <w:rsid w:val="0081072C"/>
    <w:rsid w:val="008109F7"/>
    <w:rsid w:val="008110AA"/>
    <w:rsid w:val="008110DD"/>
    <w:rsid w:val="008119B1"/>
    <w:rsid w:val="008122EF"/>
    <w:rsid w:val="00812917"/>
    <w:rsid w:val="00812E0A"/>
    <w:rsid w:val="00813E0C"/>
    <w:rsid w:val="00814097"/>
    <w:rsid w:val="0081440F"/>
    <w:rsid w:val="00815158"/>
    <w:rsid w:val="00815F1F"/>
    <w:rsid w:val="008178A5"/>
    <w:rsid w:val="00817E55"/>
    <w:rsid w:val="008203B7"/>
    <w:rsid w:val="008214B1"/>
    <w:rsid w:val="00822389"/>
    <w:rsid w:val="008229B4"/>
    <w:rsid w:val="00823203"/>
    <w:rsid w:val="00825B9C"/>
    <w:rsid w:val="0082601E"/>
    <w:rsid w:val="00826741"/>
    <w:rsid w:val="008275FB"/>
    <w:rsid w:val="0083051D"/>
    <w:rsid w:val="00830A19"/>
    <w:rsid w:val="00831E72"/>
    <w:rsid w:val="00832B7B"/>
    <w:rsid w:val="0083397F"/>
    <w:rsid w:val="00834474"/>
    <w:rsid w:val="008348AE"/>
    <w:rsid w:val="00836831"/>
    <w:rsid w:val="00837C41"/>
    <w:rsid w:val="008401E6"/>
    <w:rsid w:val="008406FF"/>
    <w:rsid w:val="00841773"/>
    <w:rsid w:val="00841910"/>
    <w:rsid w:val="00841B86"/>
    <w:rsid w:val="00842F99"/>
    <w:rsid w:val="008430F9"/>
    <w:rsid w:val="00846509"/>
    <w:rsid w:val="00846709"/>
    <w:rsid w:val="00846DE1"/>
    <w:rsid w:val="00847173"/>
    <w:rsid w:val="008473D2"/>
    <w:rsid w:val="008474AC"/>
    <w:rsid w:val="00853FC3"/>
    <w:rsid w:val="00855096"/>
    <w:rsid w:val="008552FF"/>
    <w:rsid w:val="00856079"/>
    <w:rsid w:val="00857AD2"/>
    <w:rsid w:val="00861D20"/>
    <w:rsid w:val="008623F5"/>
    <w:rsid w:val="008633D9"/>
    <w:rsid w:val="00864045"/>
    <w:rsid w:val="00864E83"/>
    <w:rsid w:val="00865C43"/>
    <w:rsid w:val="00866A4F"/>
    <w:rsid w:val="00866B34"/>
    <w:rsid w:val="00866EAA"/>
    <w:rsid w:val="008670AA"/>
    <w:rsid w:val="0086761C"/>
    <w:rsid w:val="00870BC5"/>
    <w:rsid w:val="00870FE2"/>
    <w:rsid w:val="00873455"/>
    <w:rsid w:val="00873C39"/>
    <w:rsid w:val="00873E53"/>
    <w:rsid w:val="008744F5"/>
    <w:rsid w:val="008774D3"/>
    <w:rsid w:val="00880B2B"/>
    <w:rsid w:val="008817FE"/>
    <w:rsid w:val="00881FA0"/>
    <w:rsid w:val="008838E5"/>
    <w:rsid w:val="00884294"/>
    <w:rsid w:val="008854A7"/>
    <w:rsid w:val="0088562B"/>
    <w:rsid w:val="00885D52"/>
    <w:rsid w:val="008867A6"/>
    <w:rsid w:val="00887199"/>
    <w:rsid w:val="008873CC"/>
    <w:rsid w:val="00887821"/>
    <w:rsid w:val="00887982"/>
    <w:rsid w:val="00890375"/>
    <w:rsid w:val="00890834"/>
    <w:rsid w:val="00890852"/>
    <w:rsid w:val="00890A3F"/>
    <w:rsid w:val="00891088"/>
    <w:rsid w:val="008919EB"/>
    <w:rsid w:val="00892C33"/>
    <w:rsid w:val="008931C4"/>
    <w:rsid w:val="00893DA1"/>
    <w:rsid w:val="0089584B"/>
    <w:rsid w:val="00895B9E"/>
    <w:rsid w:val="0089623E"/>
    <w:rsid w:val="008966B9"/>
    <w:rsid w:val="00896855"/>
    <w:rsid w:val="008A0C2F"/>
    <w:rsid w:val="008A0D57"/>
    <w:rsid w:val="008A13D5"/>
    <w:rsid w:val="008A25B0"/>
    <w:rsid w:val="008A2D76"/>
    <w:rsid w:val="008A48B5"/>
    <w:rsid w:val="008A538F"/>
    <w:rsid w:val="008A588A"/>
    <w:rsid w:val="008A5C66"/>
    <w:rsid w:val="008A6211"/>
    <w:rsid w:val="008A64F9"/>
    <w:rsid w:val="008A7515"/>
    <w:rsid w:val="008A788C"/>
    <w:rsid w:val="008B0773"/>
    <w:rsid w:val="008B2204"/>
    <w:rsid w:val="008B249E"/>
    <w:rsid w:val="008B2833"/>
    <w:rsid w:val="008B3C74"/>
    <w:rsid w:val="008B46A0"/>
    <w:rsid w:val="008B4E26"/>
    <w:rsid w:val="008B4F28"/>
    <w:rsid w:val="008B5519"/>
    <w:rsid w:val="008B661C"/>
    <w:rsid w:val="008B7563"/>
    <w:rsid w:val="008B7E0D"/>
    <w:rsid w:val="008C083A"/>
    <w:rsid w:val="008C0AB8"/>
    <w:rsid w:val="008C0E4E"/>
    <w:rsid w:val="008C164D"/>
    <w:rsid w:val="008C19FE"/>
    <w:rsid w:val="008C1A5A"/>
    <w:rsid w:val="008C1A8D"/>
    <w:rsid w:val="008C21CB"/>
    <w:rsid w:val="008C3C61"/>
    <w:rsid w:val="008C3DD7"/>
    <w:rsid w:val="008C44DE"/>
    <w:rsid w:val="008C5406"/>
    <w:rsid w:val="008C7338"/>
    <w:rsid w:val="008C736F"/>
    <w:rsid w:val="008C79F2"/>
    <w:rsid w:val="008D08AC"/>
    <w:rsid w:val="008D0EE1"/>
    <w:rsid w:val="008D2D4B"/>
    <w:rsid w:val="008D39C9"/>
    <w:rsid w:val="008D46B3"/>
    <w:rsid w:val="008D4C19"/>
    <w:rsid w:val="008D5114"/>
    <w:rsid w:val="008D5189"/>
    <w:rsid w:val="008D58A4"/>
    <w:rsid w:val="008E02AD"/>
    <w:rsid w:val="008E10E5"/>
    <w:rsid w:val="008E172C"/>
    <w:rsid w:val="008E1AB5"/>
    <w:rsid w:val="008E1B75"/>
    <w:rsid w:val="008E1C6F"/>
    <w:rsid w:val="008E299C"/>
    <w:rsid w:val="008E2E2C"/>
    <w:rsid w:val="008E558B"/>
    <w:rsid w:val="008E674B"/>
    <w:rsid w:val="008E68B3"/>
    <w:rsid w:val="008F1BEC"/>
    <w:rsid w:val="008F4762"/>
    <w:rsid w:val="008F490E"/>
    <w:rsid w:val="008F4DC2"/>
    <w:rsid w:val="008F5DDF"/>
    <w:rsid w:val="008F63A9"/>
    <w:rsid w:val="008F66CF"/>
    <w:rsid w:val="008F6B4D"/>
    <w:rsid w:val="008F7627"/>
    <w:rsid w:val="008F7C4A"/>
    <w:rsid w:val="00900713"/>
    <w:rsid w:val="00900DCA"/>
    <w:rsid w:val="00902A41"/>
    <w:rsid w:val="00903B3E"/>
    <w:rsid w:val="00904C0E"/>
    <w:rsid w:val="00904D46"/>
    <w:rsid w:val="00905098"/>
    <w:rsid w:val="0091016E"/>
    <w:rsid w:val="00910492"/>
    <w:rsid w:val="0091066F"/>
    <w:rsid w:val="00910707"/>
    <w:rsid w:val="00910A16"/>
    <w:rsid w:val="009129FD"/>
    <w:rsid w:val="00912BC9"/>
    <w:rsid w:val="009144E0"/>
    <w:rsid w:val="00916288"/>
    <w:rsid w:val="00916C8A"/>
    <w:rsid w:val="0092003B"/>
    <w:rsid w:val="009200C4"/>
    <w:rsid w:val="00920AB2"/>
    <w:rsid w:val="0092219D"/>
    <w:rsid w:val="009224B0"/>
    <w:rsid w:val="009229B8"/>
    <w:rsid w:val="00922C46"/>
    <w:rsid w:val="00922F49"/>
    <w:rsid w:val="00922FC5"/>
    <w:rsid w:val="00923323"/>
    <w:rsid w:val="009237E8"/>
    <w:rsid w:val="009239BB"/>
    <w:rsid w:val="0092413E"/>
    <w:rsid w:val="00924315"/>
    <w:rsid w:val="00924406"/>
    <w:rsid w:val="00924A9C"/>
    <w:rsid w:val="0092647A"/>
    <w:rsid w:val="00927521"/>
    <w:rsid w:val="0093047D"/>
    <w:rsid w:val="0093108C"/>
    <w:rsid w:val="009316B4"/>
    <w:rsid w:val="00932148"/>
    <w:rsid w:val="00932B23"/>
    <w:rsid w:val="00932BA7"/>
    <w:rsid w:val="00933117"/>
    <w:rsid w:val="00933224"/>
    <w:rsid w:val="009338F1"/>
    <w:rsid w:val="009350CB"/>
    <w:rsid w:val="009357E6"/>
    <w:rsid w:val="00936754"/>
    <w:rsid w:val="00936B75"/>
    <w:rsid w:val="00937205"/>
    <w:rsid w:val="00937770"/>
    <w:rsid w:val="009402AD"/>
    <w:rsid w:val="00940BE1"/>
    <w:rsid w:val="009443D4"/>
    <w:rsid w:val="00944519"/>
    <w:rsid w:val="00944E42"/>
    <w:rsid w:val="009460A7"/>
    <w:rsid w:val="009460EC"/>
    <w:rsid w:val="00946946"/>
    <w:rsid w:val="00946AD8"/>
    <w:rsid w:val="0094769E"/>
    <w:rsid w:val="00947918"/>
    <w:rsid w:val="00947CE0"/>
    <w:rsid w:val="0095000B"/>
    <w:rsid w:val="0095129E"/>
    <w:rsid w:val="00951EAC"/>
    <w:rsid w:val="009546E2"/>
    <w:rsid w:val="0095559D"/>
    <w:rsid w:val="0095631B"/>
    <w:rsid w:val="00956CC1"/>
    <w:rsid w:val="00960D61"/>
    <w:rsid w:val="009634F7"/>
    <w:rsid w:val="0096415F"/>
    <w:rsid w:val="00964427"/>
    <w:rsid w:val="00965097"/>
    <w:rsid w:val="00965325"/>
    <w:rsid w:val="00965624"/>
    <w:rsid w:val="0096566E"/>
    <w:rsid w:val="00965D09"/>
    <w:rsid w:val="009669A6"/>
    <w:rsid w:val="00967BF8"/>
    <w:rsid w:val="009700FA"/>
    <w:rsid w:val="0097039A"/>
    <w:rsid w:val="0097083A"/>
    <w:rsid w:val="009711FA"/>
    <w:rsid w:val="00971744"/>
    <w:rsid w:val="009718EC"/>
    <w:rsid w:val="00971A29"/>
    <w:rsid w:val="009744D1"/>
    <w:rsid w:val="00977C9F"/>
    <w:rsid w:val="00977D78"/>
    <w:rsid w:val="00980AE8"/>
    <w:rsid w:val="0098130B"/>
    <w:rsid w:val="00982BB9"/>
    <w:rsid w:val="009830D3"/>
    <w:rsid w:val="00983EF3"/>
    <w:rsid w:val="00984668"/>
    <w:rsid w:val="00984A09"/>
    <w:rsid w:val="00991883"/>
    <w:rsid w:val="00992363"/>
    <w:rsid w:val="00992D66"/>
    <w:rsid w:val="009933CF"/>
    <w:rsid w:val="0099656A"/>
    <w:rsid w:val="009A003D"/>
    <w:rsid w:val="009A0353"/>
    <w:rsid w:val="009A06D6"/>
    <w:rsid w:val="009A1B81"/>
    <w:rsid w:val="009A1D2B"/>
    <w:rsid w:val="009A209A"/>
    <w:rsid w:val="009A21DB"/>
    <w:rsid w:val="009A2E80"/>
    <w:rsid w:val="009A30F7"/>
    <w:rsid w:val="009A33A8"/>
    <w:rsid w:val="009A3ABF"/>
    <w:rsid w:val="009A3C30"/>
    <w:rsid w:val="009A5B42"/>
    <w:rsid w:val="009A6B51"/>
    <w:rsid w:val="009A792C"/>
    <w:rsid w:val="009B0A96"/>
    <w:rsid w:val="009B1E98"/>
    <w:rsid w:val="009B24DC"/>
    <w:rsid w:val="009B34F7"/>
    <w:rsid w:val="009B3FE4"/>
    <w:rsid w:val="009B5519"/>
    <w:rsid w:val="009B63D6"/>
    <w:rsid w:val="009B6756"/>
    <w:rsid w:val="009C03B1"/>
    <w:rsid w:val="009C04BA"/>
    <w:rsid w:val="009C091D"/>
    <w:rsid w:val="009C2519"/>
    <w:rsid w:val="009C287D"/>
    <w:rsid w:val="009C3B0A"/>
    <w:rsid w:val="009C3FF6"/>
    <w:rsid w:val="009C474F"/>
    <w:rsid w:val="009C60FF"/>
    <w:rsid w:val="009C6A24"/>
    <w:rsid w:val="009D1818"/>
    <w:rsid w:val="009D1BBA"/>
    <w:rsid w:val="009D70AF"/>
    <w:rsid w:val="009E0940"/>
    <w:rsid w:val="009E0A5C"/>
    <w:rsid w:val="009E0AA9"/>
    <w:rsid w:val="009E12A7"/>
    <w:rsid w:val="009E18F1"/>
    <w:rsid w:val="009E297A"/>
    <w:rsid w:val="009E2D7C"/>
    <w:rsid w:val="009E2EAB"/>
    <w:rsid w:val="009E3E0C"/>
    <w:rsid w:val="009E5526"/>
    <w:rsid w:val="009E651B"/>
    <w:rsid w:val="009E6862"/>
    <w:rsid w:val="009E703F"/>
    <w:rsid w:val="009E789A"/>
    <w:rsid w:val="009F01DC"/>
    <w:rsid w:val="009F0BE1"/>
    <w:rsid w:val="009F20E6"/>
    <w:rsid w:val="009F21E2"/>
    <w:rsid w:val="009F2231"/>
    <w:rsid w:val="009F36D4"/>
    <w:rsid w:val="009F4118"/>
    <w:rsid w:val="009F431C"/>
    <w:rsid w:val="009F4E11"/>
    <w:rsid w:val="009F5B11"/>
    <w:rsid w:val="00A00C8F"/>
    <w:rsid w:val="00A01144"/>
    <w:rsid w:val="00A018CE"/>
    <w:rsid w:val="00A0286F"/>
    <w:rsid w:val="00A02F83"/>
    <w:rsid w:val="00A03342"/>
    <w:rsid w:val="00A03B3D"/>
    <w:rsid w:val="00A04868"/>
    <w:rsid w:val="00A05D0D"/>
    <w:rsid w:val="00A063AF"/>
    <w:rsid w:val="00A06448"/>
    <w:rsid w:val="00A10EE7"/>
    <w:rsid w:val="00A11BD1"/>
    <w:rsid w:val="00A11EAD"/>
    <w:rsid w:val="00A12119"/>
    <w:rsid w:val="00A1271D"/>
    <w:rsid w:val="00A12A25"/>
    <w:rsid w:val="00A1488D"/>
    <w:rsid w:val="00A15F37"/>
    <w:rsid w:val="00A16DCF"/>
    <w:rsid w:val="00A20586"/>
    <w:rsid w:val="00A22424"/>
    <w:rsid w:val="00A22438"/>
    <w:rsid w:val="00A22BD8"/>
    <w:rsid w:val="00A26068"/>
    <w:rsid w:val="00A264AA"/>
    <w:rsid w:val="00A2698B"/>
    <w:rsid w:val="00A31546"/>
    <w:rsid w:val="00A31C5F"/>
    <w:rsid w:val="00A327E6"/>
    <w:rsid w:val="00A3348B"/>
    <w:rsid w:val="00A33921"/>
    <w:rsid w:val="00A34084"/>
    <w:rsid w:val="00A34754"/>
    <w:rsid w:val="00A348D6"/>
    <w:rsid w:val="00A351EE"/>
    <w:rsid w:val="00A3575B"/>
    <w:rsid w:val="00A3581B"/>
    <w:rsid w:val="00A3587B"/>
    <w:rsid w:val="00A35A63"/>
    <w:rsid w:val="00A35D49"/>
    <w:rsid w:val="00A35D98"/>
    <w:rsid w:val="00A35F32"/>
    <w:rsid w:val="00A36474"/>
    <w:rsid w:val="00A36CA0"/>
    <w:rsid w:val="00A40F19"/>
    <w:rsid w:val="00A41975"/>
    <w:rsid w:val="00A42999"/>
    <w:rsid w:val="00A43992"/>
    <w:rsid w:val="00A43C66"/>
    <w:rsid w:val="00A44714"/>
    <w:rsid w:val="00A44959"/>
    <w:rsid w:val="00A44B35"/>
    <w:rsid w:val="00A458F9"/>
    <w:rsid w:val="00A45D83"/>
    <w:rsid w:val="00A46705"/>
    <w:rsid w:val="00A474F3"/>
    <w:rsid w:val="00A47B76"/>
    <w:rsid w:val="00A47F4D"/>
    <w:rsid w:val="00A5193D"/>
    <w:rsid w:val="00A51E7A"/>
    <w:rsid w:val="00A531A8"/>
    <w:rsid w:val="00A537EC"/>
    <w:rsid w:val="00A53F9E"/>
    <w:rsid w:val="00A5480A"/>
    <w:rsid w:val="00A610FD"/>
    <w:rsid w:val="00A619BF"/>
    <w:rsid w:val="00A63E21"/>
    <w:rsid w:val="00A64D3D"/>
    <w:rsid w:val="00A64D87"/>
    <w:rsid w:val="00A659E7"/>
    <w:rsid w:val="00A65D15"/>
    <w:rsid w:val="00A65E82"/>
    <w:rsid w:val="00A65F86"/>
    <w:rsid w:val="00A66845"/>
    <w:rsid w:val="00A669FA"/>
    <w:rsid w:val="00A6789F"/>
    <w:rsid w:val="00A67E4B"/>
    <w:rsid w:val="00A7069B"/>
    <w:rsid w:val="00A70D97"/>
    <w:rsid w:val="00A7188B"/>
    <w:rsid w:val="00A72067"/>
    <w:rsid w:val="00A724C1"/>
    <w:rsid w:val="00A72F69"/>
    <w:rsid w:val="00A734F6"/>
    <w:rsid w:val="00A7387D"/>
    <w:rsid w:val="00A75009"/>
    <w:rsid w:val="00A76C34"/>
    <w:rsid w:val="00A80269"/>
    <w:rsid w:val="00A8074D"/>
    <w:rsid w:val="00A80FDF"/>
    <w:rsid w:val="00A81A80"/>
    <w:rsid w:val="00A820DB"/>
    <w:rsid w:val="00A8217C"/>
    <w:rsid w:val="00A87DC8"/>
    <w:rsid w:val="00A91517"/>
    <w:rsid w:val="00A91F9A"/>
    <w:rsid w:val="00A9221F"/>
    <w:rsid w:val="00A92A58"/>
    <w:rsid w:val="00A92B3C"/>
    <w:rsid w:val="00A92DCB"/>
    <w:rsid w:val="00A96D95"/>
    <w:rsid w:val="00A9785F"/>
    <w:rsid w:val="00AA0112"/>
    <w:rsid w:val="00AA073A"/>
    <w:rsid w:val="00AA32A0"/>
    <w:rsid w:val="00AA38A5"/>
    <w:rsid w:val="00AA449C"/>
    <w:rsid w:val="00AA46DB"/>
    <w:rsid w:val="00AA6C66"/>
    <w:rsid w:val="00AB2165"/>
    <w:rsid w:val="00AB2596"/>
    <w:rsid w:val="00AB43E5"/>
    <w:rsid w:val="00AB4BB1"/>
    <w:rsid w:val="00AB53E4"/>
    <w:rsid w:val="00AB5EE6"/>
    <w:rsid w:val="00AB617A"/>
    <w:rsid w:val="00AC17E1"/>
    <w:rsid w:val="00AC19BB"/>
    <w:rsid w:val="00AC1BC2"/>
    <w:rsid w:val="00AC1F63"/>
    <w:rsid w:val="00AC3707"/>
    <w:rsid w:val="00AC5709"/>
    <w:rsid w:val="00AC77B6"/>
    <w:rsid w:val="00AC79EE"/>
    <w:rsid w:val="00AD06BA"/>
    <w:rsid w:val="00AD1C71"/>
    <w:rsid w:val="00AD1DD3"/>
    <w:rsid w:val="00AD2465"/>
    <w:rsid w:val="00AD2E99"/>
    <w:rsid w:val="00AD301D"/>
    <w:rsid w:val="00AD4245"/>
    <w:rsid w:val="00AD5363"/>
    <w:rsid w:val="00AD5615"/>
    <w:rsid w:val="00AD7C91"/>
    <w:rsid w:val="00AD7CDD"/>
    <w:rsid w:val="00AE13AA"/>
    <w:rsid w:val="00AE1717"/>
    <w:rsid w:val="00AE1A21"/>
    <w:rsid w:val="00AE2F5C"/>
    <w:rsid w:val="00AE30DD"/>
    <w:rsid w:val="00AE536B"/>
    <w:rsid w:val="00AE569E"/>
    <w:rsid w:val="00AE64B0"/>
    <w:rsid w:val="00AE6A34"/>
    <w:rsid w:val="00AF0DD0"/>
    <w:rsid w:val="00AF0F8B"/>
    <w:rsid w:val="00AF1AE0"/>
    <w:rsid w:val="00AF20C9"/>
    <w:rsid w:val="00AF39E2"/>
    <w:rsid w:val="00AF4A57"/>
    <w:rsid w:val="00AF525C"/>
    <w:rsid w:val="00AF608A"/>
    <w:rsid w:val="00AF60D0"/>
    <w:rsid w:val="00AF787D"/>
    <w:rsid w:val="00AF7F41"/>
    <w:rsid w:val="00B00FBD"/>
    <w:rsid w:val="00B01220"/>
    <w:rsid w:val="00B01462"/>
    <w:rsid w:val="00B01F2D"/>
    <w:rsid w:val="00B01F3E"/>
    <w:rsid w:val="00B02AD1"/>
    <w:rsid w:val="00B02BB4"/>
    <w:rsid w:val="00B0319D"/>
    <w:rsid w:val="00B050BD"/>
    <w:rsid w:val="00B05C89"/>
    <w:rsid w:val="00B0697D"/>
    <w:rsid w:val="00B07216"/>
    <w:rsid w:val="00B10231"/>
    <w:rsid w:val="00B11EC7"/>
    <w:rsid w:val="00B124F7"/>
    <w:rsid w:val="00B12FDB"/>
    <w:rsid w:val="00B132AF"/>
    <w:rsid w:val="00B16CBC"/>
    <w:rsid w:val="00B17720"/>
    <w:rsid w:val="00B178E7"/>
    <w:rsid w:val="00B17998"/>
    <w:rsid w:val="00B201F8"/>
    <w:rsid w:val="00B21502"/>
    <w:rsid w:val="00B21C2E"/>
    <w:rsid w:val="00B22F08"/>
    <w:rsid w:val="00B23164"/>
    <w:rsid w:val="00B23A8E"/>
    <w:rsid w:val="00B240F7"/>
    <w:rsid w:val="00B247CE"/>
    <w:rsid w:val="00B24987"/>
    <w:rsid w:val="00B258C0"/>
    <w:rsid w:val="00B271A5"/>
    <w:rsid w:val="00B27DE8"/>
    <w:rsid w:val="00B308CB"/>
    <w:rsid w:val="00B31897"/>
    <w:rsid w:val="00B33DCA"/>
    <w:rsid w:val="00B33FF7"/>
    <w:rsid w:val="00B354DB"/>
    <w:rsid w:val="00B359B8"/>
    <w:rsid w:val="00B3697A"/>
    <w:rsid w:val="00B36ADE"/>
    <w:rsid w:val="00B370C1"/>
    <w:rsid w:val="00B404FE"/>
    <w:rsid w:val="00B41039"/>
    <w:rsid w:val="00B4159D"/>
    <w:rsid w:val="00B4176F"/>
    <w:rsid w:val="00B417C1"/>
    <w:rsid w:val="00B41D22"/>
    <w:rsid w:val="00B42FEC"/>
    <w:rsid w:val="00B460C5"/>
    <w:rsid w:val="00B47374"/>
    <w:rsid w:val="00B509B5"/>
    <w:rsid w:val="00B5430B"/>
    <w:rsid w:val="00B544CE"/>
    <w:rsid w:val="00B55416"/>
    <w:rsid w:val="00B55675"/>
    <w:rsid w:val="00B559BB"/>
    <w:rsid w:val="00B572E8"/>
    <w:rsid w:val="00B57FFE"/>
    <w:rsid w:val="00B60117"/>
    <w:rsid w:val="00B62515"/>
    <w:rsid w:val="00B6488E"/>
    <w:rsid w:val="00B656FB"/>
    <w:rsid w:val="00B66764"/>
    <w:rsid w:val="00B6685D"/>
    <w:rsid w:val="00B6743C"/>
    <w:rsid w:val="00B70078"/>
    <w:rsid w:val="00B70891"/>
    <w:rsid w:val="00B708A7"/>
    <w:rsid w:val="00B709C6"/>
    <w:rsid w:val="00B71024"/>
    <w:rsid w:val="00B72707"/>
    <w:rsid w:val="00B75612"/>
    <w:rsid w:val="00B757CE"/>
    <w:rsid w:val="00B760E5"/>
    <w:rsid w:val="00B76343"/>
    <w:rsid w:val="00B763C2"/>
    <w:rsid w:val="00B80796"/>
    <w:rsid w:val="00B81485"/>
    <w:rsid w:val="00B8158B"/>
    <w:rsid w:val="00B8172D"/>
    <w:rsid w:val="00B81E8E"/>
    <w:rsid w:val="00B82EF8"/>
    <w:rsid w:val="00B83309"/>
    <w:rsid w:val="00B875CA"/>
    <w:rsid w:val="00B93C07"/>
    <w:rsid w:val="00B9467A"/>
    <w:rsid w:val="00B94C3A"/>
    <w:rsid w:val="00B96205"/>
    <w:rsid w:val="00B96952"/>
    <w:rsid w:val="00B96D86"/>
    <w:rsid w:val="00B97EBF"/>
    <w:rsid w:val="00BA0330"/>
    <w:rsid w:val="00BA26CD"/>
    <w:rsid w:val="00BA2B44"/>
    <w:rsid w:val="00BA301B"/>
    <w:rsid w:val="00BA4420"/>
    <w:rsid w:val="00BA4C05"/>
    <w:rsid w:val="00BA5741"/>
    <w:rsid w:val="00BA76BE"/>
    <w:rsid w:val="00BB08DB"/>
    <w:rsid w:val="00BB0CA2"/>
    <w:rsid w:val="00BB20BA"/>
    <w:rsid w:val="00BB23EF"/>
    <w:rsid w:val="00BB3679"/>
    <w:rsid w:val="00BB42D1"/>
    <w:rsid w:val="00BB4731"/>
    <w:rsid w:val="00BB4BBE"/>
    <w:rsid w:val="00BB5746"/>
    <w:rsid w:val="00BB6DD1"/>
    <w:rsid w:val="00BB6F1D"/>
    <w:rsid w:val="00BB71F1"/>
    <w:rsid w:val="00BC1826"/>
    <w:rsid w:val="00BC36BD"/>
    <w:rsid w:val="00BC37AF"/>
    <w:rsid w:val="00BC3826"/>
    <w:rsid w:val="00BC73DA"/>
    <w:rsid w:val="00BC741D"/>
    <w:rsid w:val="00BC7524"/>
    <w:rsid w:val="00BD01E2"/>
    <w:rsid w:val="00BD1452"/>
    <w:rsid w:val="00BD1909"/>
    <w:rsid w:val="00BD2BE1"/>
    <w:rsid w:val="00BD39B8"/>
    <w:rsid w:val="00BD448B"/>
    <w:rsid w:val="00BD48EA"/>
    <w:rsid w:val="00BD6587"/>
    <w:rsid w:val="00BE02B6"/>
    <w:rsid w:val="00BE0AB5"/>
    <w:rsid w:val="00BE0CAF"/>
    <w:rsid w:val="00BE0E4A"/>
    <w:rsid w:val="00BE1D25"/>
    <w:rsid w:val="00BE2026"/>
    <w:rsid w:val="00BE2D78"/>
    <w:rsid w:val="00BE4A74"/>
    <w:rsid w:val="00BE5123"/>
    <w:rsid w:val="00BE7F16"/>
    <w:rsid w:val="00BF03C9"/>
    <w:rsid w:val="00BF0C1C"/>
    <w:rsid w:val="00BF0C98"/>
    <w:rsid w:val="00BF22E3"/>
    <w:rsid w:val="00BF2D33"/>
    <w:rsid w:val="00BF5412"/>
    <w:rsid w:val="00BF7300"/>
    <w:rsid w:val="00C001F7"/>
    <w:rsid w:val="00C02834"/>
    <w:rsid w:val="00C028E1"/>
    <w:rsid w:val="00C03722"/>
    <w:rsid w:val="00C03E71"/>
    <w:rsid w:val="00C03F70"/>
    <w:rsid w:val="00C046E2"/>
    <w:rsid w:val="00C04A51"/>
    <w:rsid w:val="00C04B9F"/>
    <w:rsid w:val="00C05D1E"/>
    <w:rsid w:val="00C069CA"/>
    <w:rsid w:val="00C06D1F"/>
    <w:rsid w:val="00C10563"/>
    <w:rsid w:val="00C105B9"/>
    <w:rsid w:val="00C10C7A"/>
    <w:rsid w:val="00C1100A"/>
    <w:rsid w:val="00C1400D"/>
    <w:rsid w:val="00C14BFB"/>
    <w:rsid w:val="00C14C1F"/>
    <w:rsid w:val="00C17741"/>
    <w:rsid w:val="00C204A2"/>
    <w:rsid w:val="00C20E9A"/>
    <w:rsid w:val="00C2110F"/>
    <w:rsid w:val="00C21A2A"/>
    <w:rsid w:val="00C22364"/>
    <w:rsid w:val="00C2276F"/>
    <w:rsid w:val="00C22CBD"/>
    <w:rsid w:val="00C23AD4"/>
    <w:rsid w:val="00C23C05"/>
    <w:rsid w:val="00C24DED"/>
    <w:rsid w:val="00C26F9F"/>
    <w:rsid w:val="00C277FD"/>
    <w:rsid w:val="00C32DD4"/>
    <w:rsid w:val="00C33181"/>
    <w:rsid w:val="00C33E61"/>
    <w:rsid w:val="00C343DB"/>
    <w:rsid w:val="00C350CA"/>
    <w:rsid w:val="00C35C6A"/>
    <w:rsid w:val="00C36236"/>
    <w:rsid w:val="00C40BAD"/>
    <w:rsid w:val="00C41440"/>
    <w:rsid w:val="00C420A0"/>
    <w:rsid w:val="00C424C6"/>
    <w:rsid w:val="00C42AAB"/>
    <w:rsid w:val="00C42F0E"/>
    <w:rsid w:val="00C431F6"/>
    <w:rsid w:val="00C446D1"/>
    <w:rsid w:val="00C45B76"/>
    <w:rsid w:val="00C46332"/>
    <w:rsid w:val="00C46E64"/>
    <w:rsid w:val="00C475CE"/>
    <w:rsid w:val="00C47680"/>
    <w:rsid w:val="00C47BAB"/>
    <w:rsid w:val="00C50820"/>
    <w:rsid w:val="00C50881"/>
    <w:rsid w:val="00C51568"/>
    <w:rsid w:val="00C51577"/>
    <w:rsid w:val="00C52865"/>
    <w:rsid w:val="00C52CBB"/>
    <w:rsid w:val="00C52D24"/>
    <w:rsid w:val="00C52E98"/>
    <w:rsid w:val="00C55476"/>
    <w:rsid w:val="00C56B0A"/>
    <w:rsid w:val="00C574FF"/>
    <w:rsid w:val="00C576AB"/>
    <w:rsid w:val="00C61969"/>
    <w:rsid w:val="00C61A24"/>
    <w:rsid w:val="00C61D4D"/>
    <w:rsid w:val="00C6590E"/>
    <w:rsid w:val="00C65E5A"/>
    <w:rsid w:val="00C65FDA"/>
    <w:rsid w:val="00C712B8"/>
    <w:rsid w:val="00C72D4D"/>
    <w:rsid w:val="00C73D0F"/>
    <w:rsid w:val="00C74626"/>
    <w:rsid w:val="00C74B62"/>
    <w:rsid w:val="00C7683C"/>
    <w:rsid w:val="00C76A5C"/>
    <w:rsid w:val="00C779A6"/>
    <w:rsid w:val="00C815B9"/>
    <w:rsid w:val="00C8205A"/>
    <w:rsid w:val="00C82BD0"/>
    <w:rsid w:val="00C8364C"/>
    <w:rsid w:val="00C84031"/>
    <w:rsid w:val="00C84303"/>
    <w:rsid w:val="00C847E4"/>
    <w:rsid w:val="00C8692B"/>
    <w:rsid w:val="00C86FDB"/>
    <w:rsid w:val="00C90EFE"/>
    <w:rsid w:val="00C94B28"/>
    <w:rsid w:val="00C967F3"/>
    <w:rsid w:val="00C96872"/>
    <w:rsid w:val="00C972EF"/>
    <w:rsid w:val="00C9779B"/>
    <w:rsid w:val="00CA0784"/>
    <w:rsid w:val="00CA14F3"/>
    <w:rsid w:val="00CA1A56"/>
    <w:rsid w:val="00CA4380"/>
    <w:rsid w:val="00CA50CB"/>
    <w:rsid w:val="00CA7847"/>
    <w:rsid w:val="00CB05FD"/>
    <w:rsid w:val="00CB06E7"/>
    <w:rsid w:val="00CB1199"/>
    <w:rsid w:val="00CB33B1"/>
    <w:rsid w:val="00CB34F2"/>
    <w:rsid w:val="00CB4AC8"/>
    <w:rsid w:val="00CB5EBE"/>
    <w:rsid w:val="00CB7BA5"/>
    <w:rsid w:val="00CB7CFA"/>
    <w:rsid w:val="00CC06D3"/>
    <w:rsid w:val="00CC0E40"/>
    <w:rsid w:val="00CC1313"/>
    <w:rsid w:val="00CC15CC"/>
    <w:rsid w:val="00CC2490"/>
    <w:rsid w:val="00CC312C"/>
    <w:rsid w:val="00CC33EC"/>
    <w:rsid w:val="00CC3AA9"/>
    <w:rsid w:val="00CC4457"/>
    <w:rsid w:val="00CC44E5"/>
    <w:rsid w:val="00CC4918"/>
    <w:rsid w:val="00CC4FE6"/>
    <w:rsid w:val="00CC5899"/>
    <w:rsid w:val="00CC5AA0"/>
    <w:rsid w:val="00CC5DA7"/>
    <w:rsid w:val="00CD0A39"/>
    <w:rsid w:val="00CD12E2"/>
    <w:rsid w:val="00CD1686"/>
    <w:rsid w:val="00CD1742"/>
    <w:rsid w:val="00CD1DF3"/>
    <w:rsid w:val="00CD1F90"/>
    <w:rsid w:val="00CD2906"/>
    <w:rsid w:val="00CD2A00"/>
    <w:rsid w:val="00CD3163"/>
    <w:rsid w:val="00CD434C"/>
    <w:rsid w:val="00CD6D85"/>
    <w:rsid w:val="00CE02D9"/>
    <w:rsid w:val="00CE0652"/>
    <w:rsid w:val="00CE09DB"/>
    <w:rsid w:val="00CE0F50"/>
    <w:rsid w:val="00CE11F0"/>
    <w:rsid w:val="00CE1291"/>
    <w:rsid w:val="00CE13B4"/>
    <w:rsid w:val="00CE144D"/>
    <w:rsid w:val="00CE1C23"/>
    <w:rsid w:val="00CE4745"/>
    <w:rsid w:val="00CE4CF0"/>
    <w:rsid w:val="00CE5B58"/>
    <w:rsid w:val="00CE5F1A"/>
    <w:rsid w:val="00CE74DA"/>
    <w:rsid w:val="00CE7635"/>
    <w:rsid w:val="00CF0788"/>
    <w:rsid w:val="00CF1912"/>
    <w:rsid w:val="00CF4349"/>
    <w:rsid w:val="00CF5199"/>
    <w:rsid w:val="00CF5B2F"/>
    <w:rsid w:val="00CF6462"/>
    <w:rsid w:val="00D0012F"/>
    <w:rsid w:val="00D0051E"/>
    <w:rsid w:val="00D02745"/>
    <w:rsid w:val="00D0312D"/>
    <w:rsid w:val="00D03535"/>
    <w:rsid w:val="00D04BC2"/>
    <w:rsid w:val="00D061F3"/>
    <w:rsid w:val="00D07C58"/>
    <w:rsid w:val="00D07C88"/>
    <w:rsid w:val="00D07CDA"/>
    <w:rsid w:val="00D107C0"/>
    <w:rsid w:val="00D1540E"/>
    <w:rsid w:val="00D16921"/>
    <w:rsid w:val="00D169D4"/>
    <w:rsid w:val="00D20A67"/>
    <w:rsid w:val="00D2158B"/>
    <w:rsid w:val="00D21624"/>
    <w:rsid w:val="00D22DD1"/>
    <w:rsid w:val="00D23753"/>
    <w:rsid w:val="00D23B58"/>
    <w:rsid w:val="00D23EAC"/>
    <w:rsid w:val="00D2455C"/>
    <w:rsid w:val="00D24C40"/>
    <w:rsid w:val="00D25B65"/>
    <w:rsid w:val="00D26D30"/>
    <w:rsid w:val="00D26DB4"/>
    <w:rsid w:val="00D26E73"/>
    <w:rsid w:val="00D30F1C"/>
    <w:rsid w:val="00D31633"/>
    <w:rsid w:val="00D31B71"/>
    <w:rsid w:val="00D33622"/>
    <w:rsid w:val="00D34282"/>
    <w:rsid w:val="00D359A8"/>
    <w:rsid w:val="00D35F05"/>
    <w:rsid w:val="00D3674C"/>
    <w:rsid w:val="00D375AC"/>
    <w:rsid w:val="00D37887"/>
    <w:rsid w:val="00D37B20"/>
    <w:rsid w:val="00D433FA"/>
    <w:rsid w:val="00D44487"/>
    <w:rsid w:val="00D44CE0"/>
    <w:rsid w:val="00D44E52"/>
    <w:rsid w:val="00D461DD"/>
    <w:rsid w:val="00D46B98"/>
    <w:rsid w:val="00D46C5C"/>
    <w:rsid w:val="00D46ED4"/>
    <w:rsid w:val="00D46EEB"/>
    <w:rsid w:val="00D475BD"/>
    <w:rsid w:val="00D476F6"/>
    <w:rsid w:val="00D47CDF"/>
    <w:rsid w:val="00D500FE"/>
    <w:rsid w:val="00D50172"/>
    <w:rsid w:val="00D547B6"/>
    <w:rsid w:val="00D55980"/>
    <w:rsid w:val="00D55F7E"/>
    <w:rsid w:val="00D57A22"/>
    <w:rsid w:val="00D57F36"/>
    <w:rsid w:val="00D60D87"/>
    <w:rsid w:val="00D61F64"/>
    <w:rsid w:val="00D62233"/>
    <w:rsid w:val="00D6241A"/>
    <w:rsid w:val="00D630B0"/>
    <w:rsid w:val="00D63165"/>
    <w:rsid w:val="00D63F04"/>
    <w:rsid w:val="00D65C2A"/>
    <w:rsid w:val="00D66A2A"/>
    <w:rsid w:val="00D66BF6"/>
    <w:rsid w:val="00D6795F"/>
    <w:rsid w:val="00D702AA"/>
    <w:rsid w:val="00D71086"/>
    <w:rsid w:val="00D718D6"/>
    <w:rsid w:val="00D73795"/>
    <w:rsid w:val="00D745B8"/>
    <w:rsid w:val="00D746F9"/>
    <w:rsid w:val="00D74E3B"/>
    <w:rsid w:val="00D75D55"/>
    <w:rsid w:val="00D75DF1"/>
    <w:rsid w:val="00D75EA6"/>
    <w:rsid w:val="00D76389"/>
    <w:rsid w:val="00D7690C"/>
    <w:rsid w:val="00D76BBD"/>
    <w:rsid w:val="00D80338"/>
    <w:rsid w:val="00D803C6"/>
    <w:rsid w:val="00D80778"/>
    <w:rsid w:val="00D8231A"/>
    <w:rsid w:val="00D84165"/>
    <w:rsid w:val="00D84B83"/>
    <w:rsid w:val="00D84E9E"/>
    <w:rsid w:val="00D85207"/>
    <w:rsid w:val="00D85897"/>
    <w:rsid w:val="00D86416"/>
    <w:rsid w:val="00D86BF4"/>
    <w:rsid w:val="00D9401A"/>
    <w:rsid w:val="00D94107"/>
    <w:rsid w:val="00D95BE4"/>
    <w:rsid w:val="00D96C94"/>
    <w:rsid w:val="00D96CF5"/>
    <w:rsid w:val="00DA01C2"/>
    <w:rsid w:val="00DA0295"/>
    <w:rsid w:val="00DA1266"/>
    <w:rsid w:val="00DA1BAF"/>
    <w:rsid w:val="00DA3433"/>
    <w:rsid w:val="00DA37D7"/>
    <w:rsid w:val="00DA38B4"/>
    <w:rsid w:val="00DA4899"/>
    <w:rsid w:val="00DA4A3E"/>
    <w:rsid w:val="00DA5410"/>
    <w:rsid w:val="00DA5C5D"/>
    <w:rsid w:val="00DA6CE1"/>
    <w:rsid w:val="00DA6D32"/>
    <w:rsid w:val="00DA6DDB"/>
    <w:rsid w:val="00DA772A"/>
    <w:rsid w:val="00DB1DFF"/>
    <w:rsid w:val="00DB25F9"/>
    <w:rsid w:val="00DB2D9A"/>
    <w:rsid w:val="00DB2FA2"/>
    <w:rsid w:val="00DB61C4"/>
    <w:rsid w:val="00DB6294"/>
    <w:rsid w:val="00DB644A"/>
    <w:rsid w:val="00DC054F"/>
    <w:rsid w:val="00DC063B"/>
    <w:rsid w:val="00DC393C"/>
    <w:rsid w:val="00DC426F"/>
    <w:rsid w:val="00DC4494"/>
    <w:rsid w:val="00DC4AEC"/>
    <w:rsid w:val="00DC4FD4"/>
    <w:rsid w:val="00DC54DA"/>
    <w:rsid w:val="00DC611E"/>
    <w:rsid w:val="00DC6A6A"/>
    <w:rsid w:val="00DC7426"/>
    <w:rsid w:val="00DC74FB"/>
    <w:rsid w:val="00DD0EF0"/>
    <w:rsid w:val="00DD1281"/>
    <w:rsid w:val="00DD1586"/>
    <w:rsid w:val="00DD1D19"/>
    <w:rsid w:val="00DD2234"/>
    <w:rsid w:val="00DD2E02"/>
    <w:rsid w:val="00DD34DB"/>
    <w:rsid w:val="00DD3DA4"/>
    <w:rsid w:val="00DD4AEC"/>
    <w:rsid w:val="00DD4CAF"/>
    <w:rsid w:val="00DD5BCE"/>
    <w:rsid w:val="00DD649F"/>
    <w:rsid w:val="00DE0216"/>
    <w:rsid w:val="00DE059A"/>
    <w:rsid w:val="00DE09F4"/>
    <w:rsid w:val="00DE1AEB"/>
    <w:rsid w:val="00DE1B5B"/>
    <w:rsid w:val="00DE21F4"/>
    <w:rsid w:val="00DE2338"/>
    <w:rsid w:val="00DE32CA"/>
    <w:rsid w:val="00DE5BEE"/>
    <w:rsid w:val="00DE6685"/>
    <w:rsid w:val="00DE6913"/>
    <w:rsid w:val="00DE71B1"/>
    <w:rsid w:val="00DE7461"/>
    <w:rsid w:val="00DE7DA4"/>
    <w:rsid w:val="00DF311E"/>
    <w:rsid w:val="00DF4AE5"/>
    <w:rsid w:val="00DF56C4"/>
    <w:rsid w:val="00DF65DC"/>
    <w:rsid w:val="00DF72D9"/>
    <w:rsid w:val="00DF7528"/>
    <w:rsid w:val="00DF77A7"/>
    <w:rsid w:val="00DF7C11"/>
    <w:rsid w:val="00E01029"/>
    <w:rsid w:val="00E031BE"/>
    <w:rsid w:val="00E03A59"/>
    <w:rsid w:val="00E03C4C"/>
    <w:rsid w:val="00E04E74"/>
    <w:rsid w:val="00E0532F"/>
    <w:rsid w:val="00E064DE"/>
    <w:rsid w:val="00E06D42"/>
    <w:rsid w:val="00E1077D"/>
    <w:rsid w:val="00E108DF"/>
    <w:rsid w:val="00E11826"/>
    <w:rsid w:val="00E11AD6"/>
    <w:rsid w:val="00E123B1"/>
    <w:rsid w:val="00E14072"/>
    <w:rsid w:val="00E166EF"/>
    <w:rsid w:val="00E16E21"/>
    <w:rsid w:val="00E17B65"/>
    <w:rsid w:val="00E212A2"/>
    <w:rsid w:val="00E22B3D"/>
    <w:rsid w:val="00E24473"/>
    <w:rsid w:val="00E252CC"/>
    <w:rsid w:val="00E27171"/>
    <w:rsid w:val="00E27374"/>
    <w:rsid w:val="00E2768C"/>
    <w:rsid w:val="00E27AEF"/>
    <w:rsid w:val="00E27CE6"/>
    <w:rsid w:val="00E27D7A"/>
    <w:rsid w:val="00E301F5"/>
    <w:rsid w:val="00E30271"/>
    <w:rsid w:val="00E305CE"/>
    <w:rsid w:val="00E31865"/>
    <w:rsid w:val="00E32703"/>
    <w:rsid w:val="00E32B97"/>
    <w:rsid w:val="00E330EA"/>
    <w:rsid w:val="00E3346C"/>
    <w:rsid w:val="00E33927"/>
    <w:rsid w:val="00E33EE8"/>
    <w:rsid w:val="00E34581"/>
    <w:rsid w:val="00E348AA"/>
    <w:rsid w:val="00E35FE9"/>
    <w:rsid w:val="00E3617C"/>
    <w:rsid w:val="00E37EF3"/>
    <w:rsid w:val="00E37F4E"/>
    <w:rsid w:val="00E40D77"/>
    <w:rsid w:val="00E41A16"/>
    <w:rsid w:val="00E44D91"/>
    <w:rsid w:val="00E474FD"/>
    <w:rsid w:val="00E51AB2"/>
    <w:rsid w:val="00E51CF1"/>
    <w:rsid w:val="00E51E2D"/>
    <w:rsid w:val="00E5301C"/>
    <w:rsid w:val="00E5514B"/>
    <w:rsid w:val="00E55D09"/>
    <w:rsid w:val="00E55EDB"/>
    <w:rsid w:val="00E632C3"/>
    <w:rsid w:val="00E64AA4"/>
    <w:rsid w:val="00E64CDE"/>
    <w:rsid w:val="00E64F83"/>
    <w:rsid w:val="00E66248"/>
    <w:rsid w:val="00E66B2C"/>
    <w:rsid w:val="00E67701"/>
    <w:rsid w:val="00E67BE7"/>
    <w:rsid w:val="00E67EC9"/>
    <w:rsid w:val="00E707D9"/>
    <w:rsid w:val="00E70FF7"/>
    <w:rsid w:val="00E7119F"/>
    <w:rsid w:val="00E711A4"/>
    <w:rsid w:val="00E71F68"/>
    <w:rsid w:val="00E72F0B"/>
    <w:rsid w:val="00E73A23"/>
    <w:rsid w:val="00E73B44"/>
    <w:rsid w:val="00E73F3D"/>
    <w:rsid w:val="00E7538F"/>
    <w:rsid w:val="00E77630"/>
    <w:rsid w:val="00E777C8"/>
    <w:rsid w:val="00E81D44"/>
    <w:rsid w:val="00E81EA7"/>
    <w:rsid w:val="00E83F65"/>
    <w:rsid w:val="00E840B5"/>
    <w:rsid w:val="00E84836"/>
    <w:rsid w:val="00E85EB8"/>
    <w:rsid w:val="00E86845"/>
    <w:rsid w:val="00E879E3"/>
    <w:rsid w:val="00E87CF9"/>
    <w:rsid w:val="00E87FA2"/>
    <w:rsid w:val="00E91602"/>
    <w:rsid w:val="00E93DEA"/>
    <w:rsid w:val="00E959F9"/>
    <w:rsid w:val="00E968BB"/>
    <w:rsid w:val="00E96F98"/>
    <w:rsid w:val="00E97812"/>
    <w:rsid w:val="00EA1B02"/>
    <w:rsid w:val="00EA3B57"/>
    <w:rsid w:val="00EA4AF9"/>
    <w:rsid w:val="00EA676C"/>
    <w:rsid w:val="00EA743D"/>
    <w:rsid w:val="00EB02A9"/>
    <w:rsid w:val="00EB02F8"/>
    <w:rsid w:val="00EB035A"/>
    <w:rsid w:val="00EB15FF"/>
    <w:rsid w:val="00EB24FE"/>
    <w:rsid w:val="00EB299A"/>
    <w:rsid w:val="00EB3398"/>
    <w:rsid w:val="00EB3A4E"/>
    <w:rsid w:val="00EB3C75"/>
    <w:rsid w:val="00EB3E5D"/>
    <w:rsid w:val="00EB6948"/>
    <w:rsid w:val="00EB6B0B"/>
    <w:rsid w:val="00EB728E"/>
    <w:rsid w:val="00EC09D4"/>
    <w:rsid w:val="00EC1053"/>
    <w:rsid w:val="00EC1B27"/>
    <w:rsid w:val="00EC39F5"/>
    <w:rsid w:val="00EC3FFE"/>
    <w:rsid w:val="00EC5690"/>
    <w:rsid w:val="00EC6A0D"/>
    <w:rsid w:val="00EC6A56"/>
    <w:rsid w:val="00EC6D6E"/>
    <w:rsid w:val="00ED0EC9"/>
    <w:rsid w:val="00ED1194"/>
    <w:rsid w:val="00ED1573"/>
    <w:rsid w:val="00ED1F40"/>
    <w:rsid w:val="00ED2459"/>
    <w:rsid w:val="00ED2588"/>
    <w:rsid w:val="00ED74EC"/>
    <w:rsid w:val="00ED7806"/>
    <w:rsid w:val="00ED7DC5"/>
    <w:rsid w:val="00EE00F4"/>
    <w:rsid w:val="00EE04B6"/>
    <w:rsid w:val="00EE083D"/>
    <w:rsid w:val="00EE098E"/>
    <w:rsid w:val="00EE18BC"/>
    <w:rsid w:val="00EE1CC1"/>
    <w:rsid w:val="00EE27D6"/>
    <w:rsid w:val="00EE3395"/>
    <w:rsid w:val="00EE3536"/>
    <w:rsid w:val="00EE484E"/>
    <w:rsid w:val="00EE4DC9"/>
    <w:rsid w:val="00EE58BB"/>
    <w:rsid w:val="00EE60CD"/>
    <w:rsid w:val="00EE7221"/>
    <w:rsid w:val="00EE769B"/>
    <w:rsid w:val="00EE7864"/>
    <w:rsid w:val="00EF1629"/>
    <w:rsid w:val="00EF39F3"/>
    <w:rsid w:val="00EF514D"/>
    <w:rsid w:val="00EF604C"/>
    <w:rsid w:val="00EF64DF"/>
    <w:rsid w:val="00EF67F2"/>
    <w:rsid w:val="00F01F85"/>
    <w:rsid w:val="00F022D2"/>
    <w:rsid w:val="00F027E6"/>
    <w:rsid w:val="00F03039"/>
    <w:rsid w:val="00F03540"/>
    <w:rsid w:val="00F04773"/>
    <w:rsid w:val="00F06A80"/>
    <w:rsid w:val="00F06CEF"/>
    <w:rsid w:val="00F06F2A"/>
    <w:rsid w:val="00F07047"/>
    <w:rsid w:val="00F0784A"/>
    <w:rsid w:val="00F13815"/>
    <w:rsid w:val="00F15123"/>
    <w:rsid w:val="00F159C2"/>
    <w:rsid w:val="00F15F26"/>
    <w:rsid w:val="00F16CE5"/>
    <w:rsid w:val="00F177E7"/>
    <w:rsid w:val="00F2098E"/>
    <w:rsid w:val="00F209F7"/>
    <w:rsid w:val="00F21664"/>
    <w:rsid w:val="00F217D8"/>
    <w:rsid w:val="00F21996"/>
    <w:rsid w:val="00F21BA4"/>
    <w:rsid w:val="00F220E0"/>
    <w:rsid w:val="00F23DB3"/>
    <w:rsid w:val="00F242C3"/>
    <w:rsid w:val="00F247FE"/>
    <w:rsid w:val="00F248B4"/>
    <w:rsid w:val="00F253CE"/>
    <w:rsid w:val="00F26416"/>
    <w:rsid w:val="00F26814"/>
    <w:rsid w:val="00F26878"/>
    <w:rsid w:val="00F26926"/>
    <w:rsid w:val="00F30092"/>
    <w:rsid w:val="00F3130F"/>
    <w:rsid w:val="00F325FD"/>
    <w:rsid w:val="00F33594"/>
    <w:rsid w:val="00F34EBD"/>
    <w:rsid w:val="00F3561A"/>
    <w:rsid w:val="00F35AEA"/>
    <w:rsid w:val="00F37C8C"/>
    <w:rsid w:val="00F37F27"/>
    <w:rsid w:val="00F40698"/>
    <w:rsid w:val="00F40BB8"/>
    <w:rsid w:val="00F416ED"/>
    <w:rsid w:val="00F419A2"/>
    <w:rsid w:val="00F42416"/>
    <w:rsid w:val="00F42753"/>
    <w:rsid w:val="00F42B32"/>
    <w:rsid w:val="00F42C80"/>
    <w:rsid w:val="00F431F7"/>
    <w:rsid w:val="00F460D6"/>
    <w:rsid w:val="00F46501"/>
    <w:rsid w:val="00F4650E"/>
    <w:rsid w:val="00F46914"/>
    <w:rsid w:val="00F46A0B"/>
    <w:rsid w:val="00F46F78"/>
    <w:rsid w:val="00F504C6"/>
    <w:rsid w:val="00F50999"/>
    <w:rsid w:val="00F50BAD"/>
    <w:rsid w:val="00F52181"/>
    <w:rsid w:val="00F525E8"/>
    <w:rsid w:val="00F52CF5"/>
    <w:rsid w:val="00F54FB3"/>
    <w:rsid w:val="00F55998"/>
    <w:rsid w:val="00F60284"/>
    <w:rsid w:val="00F61933"/>
    <w:rsid w:val="00F62647"/>
    <w:rsid w:val="00F63BA4"/>
    <w:rsid w:val="00F64F9A"/>
    <w:rsid w:val="00F6733D"/>
    <w:rsid w:val="00F67E87"/>
    <w:rsid w:val="00F70027"/>
    <w:rsid w:val="00F70492"/>
    <w:rsid w:val="00F70996"/>
    <w:rsid w:val="00F71DC7"/>
    <w:rsid w:val="00F71FB8"/>
    <w:rsid w:val="00F720AD"/>
    <w:rsid w:val="00F732B3"/>
    <w:rsid w:val="00F73593"/>
    <w:rsid w:val="00F737A4"/>
    <w:rsid w:val="00F74817"/>
    <w:rsid w:val="00F752C7"/>
    <w:rsid w:val="00F759A6"/>
    <w:rsid w:val="00F77491"/>
    <w:rsid w:val="00F800B3"/>
    <w:rsid w:val="00F8033F"/>
    <w:rsid w:val="00F8067B"/>
    <w:rsid w:val="00F81557"/>
    <w:rsid w:val="00F833C4"/>
    <w:rsid w:val="00F84826"/>
    <w:rsid w:val="00F864C4"/>
    <w:rsid w:val="00F9193C"/>
    <w:rsid w:val="00F92B82"/>
    <w:rsid w:val="00F9338A"/>
    <w:rsid w:val="00F93A10"/>
    <w:rsid w:val="00F93B64"/>
    <w:rsid w:val="00F93EA5"/>
    <w:rsid w:val="00F94F58"/>
    <w:rsid w:val="00F95994"/>
    <w:rsid w:val="00F96024"/>
    <w:rsid w:val="00FA0423"/>
    <w:rsid w:val="00FA1405"/>
    <w:rsid w:val="00FA1510"/>
    <w:rsid w:val="00FA1D5A"/>
    <w:rsid w:val="00FA20A9"/>
    <w:rsid w:val="00FA2964"/>
    <w:rsid w:val="00FA3701"/>
    <w:rsid w:val="00FA3D18"/>
    <w:rsid w:val="00FA3E0A"/>
    <w:rsid w:val="00FA4307"/>
    <w:rsid w:val="00FA50D6"/>
    <w:rsid w:val="00FA52C9"/>
    <w:rsid w:val="00FA5365"/>
    <w:rsid w:val="00FA5F35"/>
    <w:rsid w:val="00FA6AE8"/>
    <w:rsid w:val="00FA6CC4"/>
    <w:rsid w:val="00FA6D84"/>
    <w:rsid w:val="00FA738B"/>
    <w:rsid w:val="00FA78E1"/>
    <w:rsid w:val="00FB082F"/>
    <w:rsid w:val="00FB0875"/>
    <w:rsid w:val="00FB148E"/>
    <w:rsid w:val="00FB2031"/>
    <w:rsid w:val="00FB22FF"/>
    <w:rsid w:val="00FB3CF2"/>
    <w:rsid w:val="00FB5DC0"/>
    <w:rsid w:val="00FB6067"/>
    <w:rsid w:val="00FB69CC"/>
    <w:rsid w:val="00FB789D"/>
    <w:rsid w:val="00FC0039"/>
    <w:rsid w:val="00FC0A10"/>
    <w:rsid w:val="00FC2BBC"/>
    <w:rsid w:val="00FC2CFF"/>
    <w:rsid w:val="00FC2E1F"/>
    <w:rsid w:val="00FC344E"/>
    <w:rsid w:val="00FC53F5"/>
    <w:rsid w:val="00FC6681"/>
    <w:rsid w:val="00FC6A20"/>
    <w:rsid w:val="00FC72ED"/>
    <w:rsid w:val="00FC77B4"/>
    <w:rsid w:val="00FC7D0C"/>
    <w:rsid w:val="00FD0C2E"/>
    <w:rsid w:val="00FD38E4"/>
    <w:rsid w:val="00FD4444"/>
    <w:rsid w:val="00FD73CB"/>
    <w:rsid w:val="00FE10B5"/>
    <w:rsid w:val="00FE1B25"/>
    <w:rsid w:val="00FE34A5"/>
    <w:rsid w:val="00FE496B"/>
    <w:rsid w:val="00FE65C4"/>
    <w:rsid w:val="00FE7D1B"/>
    <w:rsid w:val="00FF0958"/>
    <w:rsid w:val="00FF0E92"/>
    <w:rsid w:val="00FF2A73"/>
    <w:rsid w:val="00FF32F5"/>
    <w:rsid w:val="00FF3EAD"/>
    <w:rsid w:val="00FF49D3"/>
    <w:rsid w:val="00FF725F"/>
    <w:rsid w:val="00FF7960"/>
    <w:rsid w:val="0132189F"/>
    <w:rsid w:val="01A249C3"/>
    <w:rsid w:val="02157BAF"/>
    <w:rsid w:val="0242180B"/>
    <w:rsid w:val="024345BA"/>
    <w:rsid w:val="0270349D"/>
    <w:rsid w:val="02964BB7"/>
    <w:rsid w:val="02E0372B"/>
    <w:rsid w:val="02F14E73"/>
    <w:rsid w:val="02F15E61"/>
    <w:rsid w:val="03180CA2"/>
    <w:rsid w:val="037A667A"/>
    <w:rsid w:val="03817B7B"/>
    <w:rsid w:val="03A847B0"/>
    <w:rsid w:val="03E72B61"/>
    <w:rsid w:val="04003C23"/>
    <w:rsid w:val="046271CE"/>
    <w:rsid w:val="04730CD1"/>
    <w:rsid w:val="04765382"/>
    <w:rsid w:val="048831CD"/>
    <w:rsid w:val="048B3C62"/>
    <w:rsid w:val="04B25558"/>
    <w:rsid w:val="04CA2741"/>
    <w:rsid w:val="04CB430C"/>
    <w:rsid w:val="04E36C7A"/>
    <w:rsid w:val="04EE69F2"/>
    <w:rsid w:val="05157BA2"/>
    <w:rsid w:val="055B1674"/>
    <w:rsid w:val="057A0121"/>
    <w:rsid w:val="05BB42A5"/>
    <w:rsid w:val="05C97A79"/>
    <w:rsid w:val="05CA098C"/>
    <w:rsid w:val="05FA3EFF"/>
    <w:rsid w:val="06142963"/>
    <w:rsid w:val="065244E2"/>
    <w:rsid w:val="06565D7C"/>
    <w:rsid w:val="068E4CB3"/>
    <w:rsid w:val="069B7985"/>
    <w:rsid w:val="06A96251"/>
    <w:rsid w:val="06AA3733"/>
    <w:rsid w:val="06BC0808"/>
    <w:rsid w:val="06D51DF7"/>
    <w:rsid w:val="06DA1003"/>
    <w:rsid w:val="06E72879"/>
    <w:rsid w:val="06FB0554"/>
    <w:rsid w:val="07074D68"/>
    <w:rsid w:val="076E2F31"/>
    <w:rsid w:val="0777171E"/>
    <w:rsid w:val="079325A4"/>
    <w:rsid w:val="07EF6563"/>
    <w:rsid w:val="08064312"/>
    <w:rsid w:val="08103F84"/>
    <w:rsid w:val="08412D03"/>
    <w:rsid w:val="08601134"/>
    <w:rsid w:val="08734145"/>
    <w:rsid w:val="08872B9B"/>
    <w:rsid w:val="08B115BE"/>
    <w:rsid w:val="08C8586E"/>
    <w:rsid w:val="08CD7C2E"/>
    <w:rsid w:val="08EB1904"/>
    <w:rsid w:val="08F73F7E"/>
    <w:rsid w:val="09094D5B"/>
    <w:rsid w:val="092729EC"/>
    <w:rsid w:val="0A2211F7"/>
    <w:rsid w:val="0A256DAB"/>
    <w:rsid w:val="0A661BE4"/>
    <w:rsid w:val="0AB274C1"/>
    <w:rsid w:val="0ABA45C7"/>
    <w:rsid w:val="0AC304F8"/>
    <w:rsid w:val="0B03014E"/>
    <w:rsid w:val="0B4128A5"/>
    <w:rsid w:val="0B416FFB"/>
    <w:rsid w:val="0BC545F0"/>
    <w:rsid w:val="0C451FDB"/>
    <w:rsid w:val="0C51256B"/>
    <w:rsid w:val="0C633EE5"/>
    <w:rsid w:val="0CA7320E"/>
    <w:rsid w:val="0CD43E9E"/>
    <w:rsid w:val="0D142B2A"/>
    <w:rsid w:val="0D184B0E"/>
    <w:rsid w:val="0D2A3BCC"/>
    <w:rsid w:val="0D722EC0"/>
    <w:rsid w:val="0E3B3453"/>
    <w:rsid w:val="0E5B21CD"/>
    <w:rsid w:val="0E9B5476"/>
    <w:rsid w:val="0EF0664B"/>
    <w:rsid w:val="0F1371AF"/>
    <w:rsid w:val="0FE54CA1"/>
    <w:rsid w:val="0FED083D"/>
    <w:rsid w:val="0FFA439F"/>
    <w:rsid w:val="10363B99"/>
    <w:rsid w:val="10763B40"/>
    <w:rsid w:val="108259CF"/>
    <w:rsid w:val="109444A5"/>
    <w:rsid w:val="10B22749"/>
    <w:rsid w:val="10C33DFD"/>
    <w:rsid w:val="1115697F"/>
    <w:rsid w:val="11761533"/>
    <w:rsid w:val="1196344A"/>
    <w:rsid w:val="11A80BA1"/>
    <w:rsid w:val="120C01BF"/>
    <w:rsid w:val="121C4C66"/>
    <w:rsid w:val="121D3322"/>
    <w:rsid w:val="12303925"/>
    <w:rsid w:val="12A7742E"/>
    <w:rsid w:val="12E3697C"/>
    <w:rsid w:val="12E61BEF"/>
    <w:rsid w:val="1332616D"/>
    <w:rsid w:val="137E4054"/>
    <w:rsid w:val="13CC0136"/>
    <w:rsid w:val="13DF3613"/>
    <w:rsid w:val="14230E50"/>
    <w:rsid w:val="14315888"/>
    <w:rsid w:val="14662D74"/>
    <w:rsid w:val="146E2403"/>
    <w:rsid w:val="147877F9"/>
    <w:rsid w:val="148443FC"/>
    <w:rsid w:val="14920E1D"/>
    <w:rsid w:val="14C74A66"/>
    <w:rsid w:val="14D54609"/>
    <w:rsid w:val="14FF7E73"/>
    <w:rsid w:val="150C21C4"/>
    <w:rsid w:val="151C082E"/>
    <w:rsid w:val="1535517E"/>
    <w:rsid w:val="15BE3E81"/>
    <w:rsid w:val="1609578F"/>
    <w:rsid w:val="16184F77"/>
    <w:rsid w:val="161A4E32"/>
    <w:rsid w:val="16701C3B"/>
    <w:rsid w:val="168D6D15"/>
    <w:rsid w:val="16AF4AC6"/>
    <w:rsid w:val="16B94421"/>
    <w:rsid w:val="16DC5B04"/>
    <w:rsid w:val="16F42B84"/>
    <w:rsid w:val="171B3F7D"/>
    <w:rsid w:val="171E5244"/>
    <w:rsid w:val="17A530E5"/>
    <w:rsid w:val="17B00BF7"/>
    <w:rsid w:val="17D44BAC"/>
    <w:rsid w:val="181A1258"/>
    <w:rsid w:val="187063AE"/>
    <w:rsid w:val="18927253"/>
    <w:rsid w:val="18BA71DD"/>
    <w:rsid w:val="18D31038"/>
    <w:rsid w:val="192F17D1"/>
    <w:rsid w:val="19667B1F"/>
    <w:rsid w:val="197F4058"/>
    <w:rsid w:val="198E2D6D"/>
    <w:rsid w:val="19C174FB"/>
    <w:rsid w:val="19CF2AFA"/>
    <w:rsid w:val="1A23521E"/>
    <w:rsid w:val="1A316272"/>
    <w:rsid w:val="1A420707"/>
    <w:rsid w:val="1A432459"/>
    <w:rsid w:val="1A4475B5"/>
    <w:rsid w:val="1A9848EB"/>
    <w:rsid w:val="1B1D3DCE"/>
    <w:rsid w:val="1B41692D"/>
    <w:rsid w:val="1B4C6B7E"/>
    <w:rsid w:val="1B7F1CF7"/>
    <w:rsid w:val="1BBD4008"/>
    <w:rsid w:val="1C867978"/>
    <w:rsid w:val="1CC205A8"/>
    <w:rsid w:val="1D425C69"/>
    <w:rsid w:val="1D4E05D6"/>
    <w:rsid w:val="1D8636DA"/>
    <w:rsid w:val="1DBB1483"/>
    <w:rsid w:val="1E2456C9"/>
    <w:rsid w:val="1E2938EB"/>
    <w:rsid w:val="1E4609EC"/>
    <w:rsid w:val="1E5872EF"/>
    <w:rsid w:val="1EA8038F"/>
    <w:rsid w:val="1EB770F2"/>
    <w:rsid w:val="1F675A93"/>
    <w:rsid w:val="1F6D7D96"/>
    <w:rsid w:val="1FC83CB0"/>
    <w:rsid w:val="1FC850AD"/>
    <w:rsid w:val="1FD978B9"/>
    <w:rsid w:val="200B446C"/>
    <w:rsid w:val="201D2D02"/>
    <w:rsid w:val="204A7834"/>
    <w:rsid w:val="2095505A"/>
    <w:rsid w:val="20A31D1E"/>
    <w:rsid w:val="20C437D9"/>
    <w:rsid w:val="20E00149"/>
    <w:rsid w:val="21625665"/>
    <w:rsid w:val="21730876"/>
    <w:rsid w:val="21BA6C0D"/>
    <w:rsid w:val="220B1A78"/>
    <w:rsid w:val="221654BB"/>
    <w:rsid w:val="222E4A42"/>
    <w:rsid w:val="225324DA"/>
    <w:rsid w:val="22543494"/>
    <w:rsid w:val="227F7725"/>
    <w:rsid w:val="228D6354"/>
    <w:rsid w:val="22A16615"/>
    <w:rsid w:val="22CD2140"/>
    <w:rsid w:val="2351491E"/>
    <w:rsid w:val="23CD1FB0"/>
    <w:rsid w:val="24501B32"/>
    <w:rsid w:val="245437CF"/>
    <w:rsid w:val="245636BF"/>
    <w:rsid w:val="246636D5"/>
    <w:rsid w:val="2480166F"/>
    <w:rsid w:val="249B2E25"/>
    <w:rsid w:val="24DE0E06"/>
    <w:rsid w:val="25A847D3"/>
    <w:rsid w:val="25B12B77"/>
    <w:rsid w:val="25BB7858"/>
    <w:rsid w:val="25C95FE6"/>
    <w:rsid w:val="25F71B9C"/>
    <w:rsid w:val="26340887"/>
    <w:rsid w:val="266A2071"/>
    <w:rsid w:val="26965A9A"/>
    <w:rsid w:val="269C0C42"/>
    <w:rsid w:val="26DF4F98"/>
    <w:rsid w:val="270B2208"/>
    <w:rsid w:val="27256F7B"/>
    <w:rsid w:val="2732463E"/>
    <w:rsid w:val="27973976"/>
    <w:rsid w:val="27A57918"/>
    <w:rsid w:val="27AC75BE"/>
    <w:rsid w:val="27C44E29"/>
    <w:rsid w:val="27F037AE"/>
    <w:rsid w:val="28226007"/>
    <w:rsid w:val="2828490B"/>
    <w:rsid w:val="285F4A1C"/>
    <w:rsid w:val="28A35CF7"/>
    <w:rsid w:val="28CA251A"/>
    <w:rsid w:val="28D11FA7"/>
    <w:rsid w:val="294B4E23"/>
    <w:rsid w:val="295C2DFA"/>
    <w:rsid w:val="29B92D85"/>
    <w:rsid w:val="29EC68B8"/>
    <w:rsid w:val="29F02735"/>
    <w:rsid w:val="2A3E4CE3"/>
    <w:rsid w:val="2A44045E"/>
    <w:rsid w:val="2A49750E"/>
    <w:rsid w:val="2A896E93"/>
    <w:rsid w:val="2AA56458"/>
    <w:rsid w:val="2AD27C59"/>
    <w:rsid w:val="2AE337D3"/>
    <w:rsid w:val="2AE92E2D"/>
    <w:rsid w:val="2B481888"/>
    <w:rsid w:val="2BE0771F"/>
    <w:rsid w:val="2BE15DF0"/>
    <w:rsid w:val="2C091F2B"/>
    <w:rsid w:val="2C1C1298"/>
    <w:rsid w:val="2C1D23AF"/>
    <w:rsid w:val="2C780AAA"/>
    <w:rsid w:val="2C7B7F44"/>
    <w:rsid w:val="2C8C42F8"/>
    <w:rsid w:val="2CA332FA"/>
    <w:rsid w:val="2CD85B40"/>
    <w:rsid w:val="2D022355"/>
    <w:rsid w:val="2D030945"/>
    <w:rsid w:val="2D0D0FDB"/>
    <w:rsid w:val="2D502392"/>
    <w:rsid w:val="2DA21723"/>
    <w:rsid w:val="2DB01DAD"/>
    <w:rsid w:val="2E484154"/>
    <w:rsid w:val="2E4C45E2"/>
    <w:rsid w:val="2E7B0A07"/>
    <w:rsid w:val="2E944D31"/>
    <w:rsid w:val="2EC328A6"/>
    <w:rsid w:val="2EC92CDF"/>
    <w:rsid w:val="2EDF69A7"/>
    <w:rsid w:val="2F09535D"/>
    <w:rsid w:val="2F25091D"/>
    <w:rsid w:val="2F412CFF"/>
    <w:rsid w:val="2F7E3ACA"/>
    <w:rsid w:val="2F8A6913"/>
    <w:rsid w:val="2F8C5D62"/>
    <w:rsid w:val="3044466D"/>
    <w:rsid w:val="304C3669"/>
    <w:rsid w:val="30847806"/>
    <w:rsid w:val="30960AA8"/>
    <w:rsid w:val="30B20423"/>
    <w:rsid w:val="30D51CF2"/>
    <w:rsid w:val="30EC49F0"/>
    <w:rsid w:val="30F16383"/>
    <w:rsid w:val="312729F5"/>
    <w:rsid w:val="322C1F03"/>
    <w:rsid w:val="32563DCD"/>
    <w:rsid w:val="327B5967"/>
    <w:rsid w:val="32942857"/>
    <w:rsid w:val="32D6215C"/>
    <w:rsid w:val="32E91BA2"/>
    <w:rsid w:val="33150AC5"/>
    <w:rsid w:val="33192C47"/>
    <w:rsid w:val="33524655"/>
    <w:rsid w:val="33696CE6"/>
    <w:rsid w:val="33DA3FDB"/>
    <w:rsid w:val="33DC09B5"/>
    <w:rsid w:val="33E7277D"/>
    <w:rsid w:val="340C1258"/>
    <w:rsid w:val="341E5108"/>
    <w:rsid w:val="344444DF"/>
    <w:rsid w:val="34517A0F"/>
    <w:rsid w:val="34904536"/>
    <w:rsid w:val="34905905"/>
    <w:rsid w:val="34945B3E"/>
    <w:rsid w:val="34E30DEB"/>
    <w:rsid w:val="352232E1"/>
    <w:rsid w:val="355F580C"/>
    <w:rsid w:val="35F84942"/>
    <w:rsid w:val="36BF1B52"/>
    <w:rsid w:val="37233C92"/>
    <w:rsid w:val="3727713D"/>
    <w:rsid w:val="372872F9"/>
    <w:rsid w:val="372F1E31"/>
    <w:rsid w:val="3744211E"/>
    <w:rsid w:val="374B2599"/>
    <w:rsid w:val="374D4BF2"/>
    <w:rsid w:val="37E10F54"/>
    <w:rsid w:val="3844666B"/>
    <w:rsid w:val="38B92252"/>
    <w:rsid w:val="39242F8A"/>
    <w:rsid w:val="39587C6F"/>
    <w:rsid w:val="3A096826"/>
    <w:rsid w:val="3A3B36DD"/>
    <w:rsid w:val="3AC213F1"/>
    <w:rsid w:val="3AE30966"/>
    <w:rsid w:val="3B0E509C"/>
    <w:rsid w:val="3B696559"/>
    <w:rsid w:val="3B6B1BFD"/>
    <w:rsid w:val="3C012C60"/>
    <w:rsid w:val="3C206AE5"/>
    <w:rsid w:val="3C5A766D"/>
    <w:rsid w:val="3C6F7AB5"/>
    <w:rsid w:val="3C713E6E"/>
    <w:rsid w:val="3C7921E9"/>
    <w:rsid w:val="3C861606"/>
    <w:rsid w:val="3C9B7E46"/>
    <w:rsid w:val="3CBD0E6B"/>
    <w:rsid w:val="3CD95617"/>
    <w:rsid w:val="3DC612C4"/>
    <w:rsid w:val="3DCC6348"/>
    <w:rsid w:val="3DF416E9"/>
    <w:rsid w:val="3DF47616"/>
    <w:rsid w:val="3E055BB3"/>
    <w:rsid w:val="3E05771F"/>
    <w:rsid w:val="3E1D4DF6"/>
    <w:rsid w:val="3E546A69"/>
    <w:rsid w:val="3E91132F"/>
    <w:rsid w:val="3EC86B10"/>
    <w:rsid w:val="3ED92ACB"/>
    <w:rsid w:val="3F215B84"/>
    <w:rsid w:val="3F241C50"/>
    <w:rsid w:val="3F6F319B"/>
    <w:rsid w:val="3FD773D8"/>
    <w:rsid w:val="3FFB210A"/>
    <w:rsid w:val="400C0C60"/>
    <w:rsid w:val="403E3D99"/>
    <w:rsid w:val="40404E67"/>
    <w:rsid w:val="40757919"/>
    <w:rsid w:val="40890521"/>
    <w:rsid w:val="40BF6320"/>
    <w:rsid w:val="41372A0F"/>
    <w:rsid w:val="41791B6C"/>
    <w:rsid w:val="418E47F1"/>
    <w:rsid w:val="41AE08D9"/>
    <w:rsid w:val="41C00C1C"/>
    <w:rsid w:val="41D61543"/>
    <w:rsid w:val="424718E9"/>
    <w:rsid w:val="42626048"/>
    <w:rsid w:val="4267663F"/>
    <w:rsid w:val="42871C78"/>
    <w:rsid w:val="429706CB"/>
    <w:rsid w:val="42C37933"/>
    <w:rsid w:val="42D04B01"/>
    <w:rsid w:val="42DF3C2B"/>
    <w:rsid w:val="43016E8C"/>
    <w:rsid w:val="431D6B70"/>
    <w:rsid w:val="432A19B5"/>
    <w:rsid w:val="433D2A62"/>
    <w:rsid w:val="43645DDD"/>
    <w:rsid w:val="43687525"/>
    <w:rsid w:val="43741014"/>
    <w:rsid w:val="44191C48"/>
    <w:rsid w:val="44653FDD"/>
    <w:rsid w:val="449726AA"/>
    <w:rsid w:val="44BB308D"/>
    <w:rsid w:val="44E65610"/>
    <w:rsid w:val="450B01D1"/>
    <w:rsid w:val="45494127"/>
    <w:rsid w:val="454C7DA8"/>
    <w:rsid w:val="45DD1325"/>
    <w:rsid w:val="460615F1"/>
    <w:rsid w:val="461C1338"/>
    <w:rsid w:val="465D6FBE"/>
    <w:rsid w:val="46691F4A"/>
    <w:rsid w:val="46AD4235"/>
    <w:rsid w:val="46BE54BF"/>
    <w:rsid w:val="46D25CDE"/>
    <w:rsid w:val="470D128A"/>
    <w:rsid w:val="47B333C0"/>
    <w:rsid w:val="480504D6"/>
    <w:rsid w:val="4865023E"/>
    <w:rsid w:val="487C0D6E"/>
    <w:rsid w:val="488066AD"/>
    <w:rsid w:val="48DD49CB"/>
    <w:rsid w:val="48F86243"/>
    <w:rsid w:val="4904108C"/>
    <w:rsid w:val="49257ADE"/>
    <w:rsid w:val="49616DA7"/>
    <w:rsid w:val="49785E9C"/>
    <w:rsid w:val="49842342"/>
    <w:rsid w:val="49905AF9"/>
    <w:rsid w:val="499572A6"/>
    <w:rsid w:val="49E24A0B"/>
    <w:rsid w:val="49F320AC"/>
    <w:rsid w:val="4A434EE9"/>
    <w:rsid w:val="4A9401EE"/>
    <w:rsid w:val="4AD93E52"/>
    <w:rsid w:val="4B2652EA"/>
    <w:rsid w:val="4BA93528"/>
    <w:rsid w:val="4BD10222"/>
    <w:rsid w:val="4C8E0B8F"/>
    <w:rsid w:val="4CD75240"/>
    <w:rsid w:val="4D022CEB"/>
    <w:rsid w:val="4D243AAB"/>
    <w:rsid w:val="4D34390D"/>
    <w:rsid w:val="4D553C64"/>
    <w:rsid w:val="4D5E7ADB"/>
    <w:rsid w:val="4D654093"/>
    <w:rsid w:val="4D7E7597"/>
    <w:rsid w:val="4D802E1A"/>
    <w:rsid w:val="4D802E64"/>
    <w:rsid w:val="4DA87B40"/>
    <w:rsid w:val="4DB16B6D"/>
    <w:rsid w:val="4DC5789B"/>
    <w:rsid w:val="4DD86643"/>
    <w:rsid w:val="4DD9654B"/>
    <w:rsid w:val="4E437D75"/>
    <w:rsid w:val="4E5C1022"/>
    <w:rsid w:val="4E9433DE"/>
    <w:rsid w:val="4EF57593"/>
    <w:rsid w:val="4F1E2498"/>
    <w:rsid w:val="4F931398"/>
    <w:rsid w:val="4F9C4731"/>
    <w:rsid w:val="4FC404FE"/>
    <w:rsid w:val="50907598"/>
    <w:rsid w:val="511D1732"/>
    <w:rsid w:val="51257D51"/>
    <w:rsid w:val="512A5CE8"/>
    <w:rsid w:val="516314A7"/>
    <w:rsid w:val="51680AC2"/>
    <w:rsid w:val="516E3F7C"/>
    <w:rsid w:val="51870AAC"/>
    <w:rsid w:val="518C15DC"/>
    <w:rsid w:val="51943938"/>
    <w:rsid w:val="51B53CD8"/>
    <w:rsid w:val="521B6AD3"/>
    <w:rsid w:val="52596E8A"/>
    <w:rsid w:val="526D1A50"/>
    <w:rsid w:val="527E2ED8"/>
    <w:rsid w:val="52AD1297"/>
    <w:rsid w:val="52BB41D1"/>
    <w:rsid w:val="52C673A9"/>
    <w:rsid w:val="53047508"/>
    <w:rsid w:val="531D3D91"/>
    <w:rsid w:val="534D301B"/>
    <w:rsid w:val="539E6D82"/>
    <w:rsid w:val="53A37EAA"/>
    <w:rsid w:val="53B65679"/>
    <w:rsid w:val="54010E82"/>
    <w:rsid w:val="541E0777"/>
    <w:rsid w:val="546E3E6D"/>
    <w:rsid w:val="54AC6029"/>
    <w:rsid w:val="55453244"/>
    <w:rsid w:val="5552072C"/>
    <w:rsid w:val="55560456"/>
    <w:rsid w:val="55B5297A"/>
    <w:rsid w:val="55C836D8"/>
    <w:rsid w:val="560E1D7C"/>
    <w:rsid w:val="56157587"/>
    <w:rsid w:val="56A812A9"/>
    <w:rsid w:val="57660B6F"/>
    <w:rsid w:val="578B7588"/>
    <w:rsid w:val="57E33B36"/>
    <w:rsid w:val="581E7E10"/>
    <w:rsid w:val="58236E9B"/>
    <w:rsid w:val="58361706"/>
    <w:rsid w:val="588B44A7"/>
    <w:rsid w:val="589C2631"/>
    <w:rsid w:val="58F416D1"/>
    <w:rsid w:val="59465A93"/>
    <w:rsid w:val="594F4EA0"/>
    <w:rsid w:val="5954396A"/>
    <w:rsid w:val="59A059FB"/>
    <w:rsid w:val="59D979CB"/>
    <w:rsid w:val="5A3D61AC"/>
    <w:rsid w:val="5A826473"/>
    <w:rsid w:val="5ABB702F"/>
    <w:rsid w:val="5AE55A24"/>
    <w:rsid w:val="5B490159"/>
    <w:rsid w:val="5B5D1586"/>
    <w:rsid w:val="5B7756EE"/>
    <w:rsid w:val="5B8B67A9"/>
    <w:rsid w:val="5BD1246C"/>
    <w:rsid w:val="5C237872"/>
    <w:rsid w:val="5C3B0C6E"/>
    <w:rsid w:val="5C7A3D75"/>
    <w:rsid w:val="5C892EF4"/>
    <w:rsid w:val="5CD01973"/>
    <w:rsid w:val="5D082B9D"/>
    <w:rsid w:val="5D2C5EE5"/>
    <w:rsid w:val="5D2F66E8"/>
    <w:rsid w:val="5D440E58"/>
    <w:rsid w:val="5D706898"/>
    <w:rsid w:val="5D712939"/>
    <w:rsid w:val="5DB556A9"/>
    <w:rsid w:val="5DB95026"/>
    <w:rsid w:val="5DBC7D30"/>
    <w:rsid w:val="5DCF35BF"/>
    <w:rsid w:val="5E800D5D"/>
    <w:rsid w:val="5F213580"/>
    <w:rsid w:val="5F434264"/>
    <w:rsid w:val="5F61025C"/>
    <w:rsid w:val="5FB87B5F"/>
    <w:rsid w:val="5FC5273D"/>
    <w:rsid w:val="5FD37C12"/>
    <w:rsid w:val="600D10E6"/>
    <w:rsid w:val="60146C47"/>
    <w:rsid w:val="603D4B61"/>
    <w:rsid w:val="60A31DDB"/>
    <w:rsid w:val="60EA5521"/>
    <w:rsid w:val="60EC092C"/>
    <w:rsid w:val="61293C60"/>
    <w:rsid w:val="61313249"/>
    <w:rsid w:val="61481C9C"/>
    <w:rsid w:val="617C580C"/>
    <w:rsid w:val="61894D8C"/>
    <w:rsid w:val="61B50644"/>
    <w:rsid w:val="622E3C3E"/>
    <w:rsid w:val="627B1F67"/>
    <w:rsid w:val="627E2877"/>
    <w:rsid w:val="629740A7"/>
    <w:rsid w:val="62D913EF"/>
    <w:rsid w:val="62DB341E"/>
    <w:rsid w:val="62E736E5"/>
    <w:rsid w:val="630261E5"/>
    <w:rsid w:val="63B77048"/>
    <w:rsid w:val="63D86152"/>
    <w:rsid w:val="63E45B3F"/>
    <w:rsid w:val="63F61158"/>
    <w:rsid w:val="6433054D"/>
    <w:rsid w:val="64692930"/>
    <w:rsid w:val="6481238F"/>
    <w:rsid w:val="64FC2EFB"/>
    <w:rsid w:val="65087432"/>
    <w:rsid w:val="657167CD"/>
    <w:rsid w:val="657F4E32"/>
    <w:rsid w:val="659E1FFE"/>
    <w:rsid w:val="664470E6"/>
    <w:rsid w:val="665C21C9"/>
    <w:rsid w:val="66724C91"/>
    <w:rsid w:val="669D2938"/>
    <w:rsid w:val="66FE3D87"/>
    <w:rsid w:val="66FE4072"/>
    <w:rsid w:val="67792F26"/>
    <w:rsid w:val="67C43A69"/>
    <w:rsid w:val="67CA4DF7"/>
    <w:rsid w:val="67CD74FC"/>
    <w:rsid w:val="67EF710B"/>
    <w:rsid w:val="68014E2F"/>
    <w:rsid w:val="681F5143"/>
    <w:rsid w:val="682E35D8"/>
    <w:rsid w:val="686A07D4"/>
    <w:rsid w:val="68B735CD"/>
    <w:rsid w:val="68FD36D6"/>
    <w:rsid w:val="695833C7"/>
    <w:rsid w:val="697446CC"/>
    <w:rsid w:val="69C16178"/>
    <w:rsid w:val="69EA386D"/>
    <w:rsid w:val="69F70FB4"/>
    <w:rsid w:val="6A3E1B0F"/>
    <w:rsid w:val="6A5A4B58"/>
    <w:rsid w:val="6A5C430C"/>
    <w:rsid w:val="6AAE7A8C"/>
    <w:rsid w:val="6AC24FBA"/>
    <w:rsid w:val="6B0F5943"/>
    <w:rsid w:val="6B433A1D"/>
    <w:rsid w:val="6B805CD7"/>
    <w:rsid w:val="6B89056B"/>
    <w:rsid w:val="6B8F13B4"/>
    <w:rsid w:val="6C086943"/>
    <w:rsid w:val="6C304556"/>
    <w:rsid w:val="6C30724E"/>
    <w:rsid w:val="6C5D40D5"/>
    <w:rsid w:val="6C7C5E22"/>
    <w:rsid w:val="6C8F3A70"/>
    <w:rsid w:val="6CC00A85"/>
    <w:rsid w:val="6D8A4C4F"/>
    <w:rsid w:val="6DF57072"/>
    <w:rsid w:val="6E865317"/>
    <w:rsid w:val="6EB85329"/>
    <w:rsid w:val="6EBE16CC"/>
    <w:rsid w:val="6EC842E3"/>
    <w:rsid w:val="6ED3761B"/>
    <w:rsid w:val="6ED50421"/>
    <w:rsid w:val="6F627BC1"/>
    <w:rsid w:val="6FEC3A28"/>
    <w:rsid w:val="6FFC3846"/>
    <w:rsid w:val="70190A6A"/>
    <w:rsid w:val="7055204A"/>
    <w:rsid w:val="70687500"/>
    <w:rsid w:val="70A64A50"/>
    <w:rsid w:val="70AE5D3A"/>
    <w:rsid w:val="70D94A29"/>
    <w:rsid w:val="70DA04B3"/>
    <w:rsid w:val="70DA1BB4"/>
    <w:rsid w:val="71437AC5"/>
    <w:rsid w:val="71595E71"/>
    <w:rsid w:val="716C72CB"/>
    <w:rsid w:val="71B601F0"/>
    <w:rsid w:val="71BE6245"/>
    <w:rsid w:val="71E02214"/>
    <w:rsid w:val="720C6E38"/>
    <w:rsid w:val="724063E2"/>
    <w:rsid w:val="7246682F"/>
    <w:rsid w:val="724B2284"/>
    <w:rsid w:val="727E45B5"/>
    <w:rsid w:val="72847CAE"/>
    <w:rsid w:val="72920854"/>
    <w:rsid w:val="72B017B9"/>
    <w:rsid w:val="72E90827"/>
    <w:rsid w:val="730218E9"/>
    <w:rsid w:val="732A6DF8"/>
    <w:rsid w:val="733D1BBA"/>
    <w:rsid w:val="734D4880"/>
    <w:rsid w:val="735A1CDA"/>
    <w:rsid w:val="73644FF7"/>
    <w:rsid w:val="7398442F"/>
    <w:rsid w:val="74257871"/>
    <w:rsid w:val="742E35F3"/>
    <w:rsid w:val="74945A14"/>
    <w:rsid w:val="74A0449E"/>
    <w:rsid w:val="74D143DF"/>
    <w:rsid w:val="750547BC"/>
    <w:rsid w:val="75071EB1"/>
    <w:rsid w:val="75441047"/>
    <w:rsid w:val="754908E9"/>
    <w:rsid w:val="75504B8E"/>
    <w:rsid w:val="75695C4F"/>
    <w:rsid w:val="758D193E"/>
    <w:rsid w:val="75AD1FE0"/>
    <w:rsid w:val="75CA669A"/>
    <w:rsid w:val="75DE03EB"/>
    <w:rsid w:val="763A6DDA"/>
    <w:rsid w:val="765E6AE5"/>
    <w:rsid w:val="768B7B98"/>
    <w:rsid w:val="76F81981"/>
    <w:rsid w:val="773D7394"/>
    <w:rsid w:val="774B7D02"/>
    <w:rsid w:val="775171D0"/>
    <w:rsid w:val="775D4F2B"/>
    <w:rsid w:val="77691E72"/>
    <w:rsid w:val="777A57C0"/>
    <w:rsid w:val="77AC166A"/>
    <w:rsid w:val="77CF26E1"/>
    <w:rsid w:val="784748CC"/>
    <w:rsid w:val="786A14B8"/>
    <w:rsid w:val="789A3A8E"/>
    <w:rsid w:val="795A008D"/>
    <w:rsid w:val="79982490"/>
    <w:rsid w:val="79C54B5F"/>
    <w:rsid w:val="79EA1A55"/>
    <w:rsid w:val="79FB41E6"/>
    <w:rsid w:val="79FE376E"/>
    <w:rsid w:val="7A95776D"/>
    <w:rsid w:val="7ABD0FBC"/>
    <w:rsid w:val="7ADE4CE0"/>
    <w:rsid w:val="7B372EA6"/>
    <w:rsid w:val="7B6E289F"/>
    <w:rsid w:val="7B7E0B78"/>
    <w:rsid w:val="7BA23C69"/>
    <w:rsid w:val="7BC93B65"/>
    <w:rsid w:val="7C2400DE"/>
    <w:rsid w:val="7C51281B"/>
    <w:rsid w:val="7C6B04FF"/>
    <w:rsid w:val="7C7439CF"/>
    <w:rsid w:val="7CB117C9"/>
    <w:rsid w:val="7CBB3115"/>
    <w:rsid w:val="7CED38A3"/>
    <w:rsid w:val="7CEF501A"/>
    <w:rsid w:val="7CF86E16"/>
    <w:rsid w:val="7D5E4550"/>
    <w:rsid w:val="7D5F2062"/>
    <w:rsid w:val="7D857823"/>
    <w:rsid w:val="7D8C063D"/>
    <w:rsid w:val="7DD8426E"/>
    <w:rsid w:val="7DD869BC"/>
    <w:rsid w:val="7E2838DC"/>
    <w:rsid w:val="7E3A462D"/>
    <w:rsid w:val="7E457578"/>
    <w:rsid w:val="7E5C48C5"/>
    <w:rsid w:val="7E8B4E88"/>
    <w:rsid w:val="7E8E30AC"/>
    <w:rsid w:val="7EA42A65"/>
    <w:rsid w:val="7EB55A9A"/>
    <w:rsid w:val="7EFE65C8"/>
    <w:rsid w:val="7F1F758D"/>
    <w:rsid w:val="7F213EE2"/>
    <w:rsid w:val="7F2E11CA"/>
    <w:rsid w:val="7F337140"/>
    <w:rsid w:val="7F403833"/>
    <w:rsid w:val="7F897F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 w:type="paragraph" w:customStyle="1" w:styleId="4">
    <w:name w:val="修订4"/>
    <w:hidden/>
    <w:uiPriority w:val="99"/>
    <w:unhideWhenUsed/>
    <w:qFormat/>
    <w:rPr>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99" w:qFormat="1"/>
    <w:lsdException w:name="header" w:semiHidden="0" w:uiPriority="99" w:qFormat="1"/>
    <w:lsdException w:name="footer" w:semiHidden="0" w:uiPriority="99" w:qFormat="1"/>
    <w:lsdException w:name="caption" w:uiPriority="35" w:qFormat="1"/>
    <w:lsdException w:name="annotation reference" w:semiHidden="0" w:uiPriority="99" w:qFormat="1"/>
    <w:lsdException w:name="page number" w:semiHidden="0" w:qFormat="1"/>
    <w:lsdException w:name="Title" w:semiHidden="0" w:uiPriority="10" w:unhideWhenUsed="0" w:qFormat="1"/>
    <w:lsdException w:name="Default Paragraph Font" w:uiPriority="1"/>
    <w:lsdException w:name="Subtitle" w:semiHidden="0" w:uiPriority="11" w:unhideWhenUsed="0" w:qFormat="1"/>
    <w:lsdException w:name="Date" w:semiHidden="0" w:unhideWhenUsed="0" w:qFormat="1"/>
    <w:lsdException w:name="Body Text Indent 3" w:semiHidden="0" w:unhideWhenUsed="0" w:qFormat="1"/>
    <w:lsdException w:name="Hyperlink" w:semiHidden="0" w:unhideWhenUsed="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HTML Top of Form" w:uiPriority="99"/>
    <w:lsdException w:name="HTML Bottom of Form" w:uiPriority="99"/>
    <w:lsdException w:name="Normal (Web)" w:semiHidden="0" w:qFormat="1"/>
    <w:lsdException w:name="Normal Table" w:uiPriority="99"/>
    <w:lsdException w:name="annotation subject" w:semiHidden="0" w:uiPriority="99" w:qFormat="1"/>
    <w:lsdException w:name="No List" w:uiPriority="99"/>
    <w:lsdException w:name="Outline List 1" w:uiPriority="99"/>
    <w:lsdException w:name="Outline List 2" w:uiPriority="99"/>
    <w:lsdException w:name="Outline List 3" w:uiPriority="99"/>
    <w:lsdException w:name="Balloon Text" w:semiHidden="0" w:uiPriority="99" w:qFormat="1"/>
    <w:lsdException w:name="Table Grid" w:semiHidden="0" w:uiPriority="5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4"/>
    </w:rPr>
  </w:style>
  <w:style w:type="paragraph" w:styleId="2">
    <w:name w:val="heading 2"/>
    <w:basedOn w:val="a"/>
    <w:next w:val="a"/>
    <w:uiPriority w:val="9"/>
    <w:semiHidden/>
    <w:unhideWhenUsed/>
    <w:qFormat/>
    <w:pPr>
      <w:spacing w:beforeAutospacing="1"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semiHidden/>
    <w:unhideWhenUsed/>
    <w:qFormat/>
    <w:rPr>
      <w:rFonts w:ascii="宋体"/>
      <w:sz w:val="18"/>
      <w:szCs w:val="18"/>
    </w:rPr>
  </w:style>
  <w:style w:type="paragraph" w:styleId="a4">
    <w:name w:val="annotation text"/>
    <w:basedOn w:val="a"/>
    <w:link w:val="Char0"/>
    <w:uiPriority w:val="99"/>
    <w:unhideWhenUsed/>
    <w:qFormat/>
    <w:pPr>
      <w:jc w:val="left"/>
    </w:pPr>
  </w:style>
  <w:style w:type="paragraph" w:styleId="a5">
    <w:name w:val="Date"/>
    <w:basedOn w:val="a"/>
    <w:next w:val="a"/>
    <w:link w:val="Char1"/>
    <w:qFormat/>
    <w:rPr>
      <w:rFonts w:ascii="CG Times" w:eastAsia="楷体_GB2312" w:hAnsi="CG Times"/>
      <w:sz w:val="28"/>
      <w:szCs w:val="20"/>
    </w:rPr>
  </w:style>
  <w:style w:type="paragraph" w:styleId="a6">
    <w:name w:val="Balloon Text"/>
    <w:basedOn w:val="a"/>
    <w:link w:val="Char2"/>
    <w:uiPriority w:val="99"/>
    <w:unhideWhenUsed/>
    <w:qFormat/>
    <w:rPr>
      <w:sz w:val="18"/>
      <w:szCs w:val="18"/>
    </w:rPr>
  </w:style>
  <w:style w:type="paragraph" w:styleId="a7">
    <w:name w:val="footer"/>
    <w:basedOn w:val="a"/>
    <w:link w:val="Char3"/>
    <w:uiPriority w:val="99"/>
    <w:unhideWhenUsed/>
    <w:qFormat/>
    <w:pPr>
      <w:tabs>
        <w:tab w:val="center" w:pos="4153"/>
        <w:tab w:val="right" w:pos="8306"/>
      </w:tabs>
      <w:snapToGrid w:val="0"/>
      <w:jc w:val="left"/>
    </w:pPr>
    <w:rPr>
      <w:sz w:val="18"/>
      <w:szCs w:val="18"/>
    </w:rPr>
  </w:style>
  <w:style w:type="paragraph" w:styleId="a8">
    <w:name w:val="header"/>
    <w:basedOn w:val="a"/>
    <w:link w:val="Char4"/>
    <w:uiPriority w:val="99"/>
    <w:unhideWhenUsed/>
    <w:qFormat/>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pPr>
      <w:spacing w:line="560" w:lineRule="exact"/>
      <w:ind w:firstLine="420"/>
    </w:pPr>
    <w:rPr>
      <w:sz w:val="28"/>
    </w:rPr>
  </w:style>
  <w:style w:type="paragraph" w:styleId="a9">
    <w:name w:val="Normal (Web)"/>
    <w:basedOn w:val="a"/>
    <w:unhideWhenUsed/>
    <w:qFormat/>
    <w:pPr>
      <w:spacing w:beforeAutospacing="1" w:afterAutospacing="1"/>
      <w:jc w:val="left"/>
    </w:pPr>
    <w:rPr>
      <w:kern w:val="0"/>
      <w:sz w:val="24"/>
    </w:rPr>
  </w:style>
  <w:style w:type="paragraph" w:styleId="aa">
    <w:name w:val="annotation subject"/>
    <w:basedOn w:val="a4"/>
    <w:next w:val="a4"/>
    <w:link w:val="Char5"/>
    <w:uiPriority w:val="99"/>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page number"/>
    <w:basedOn w:val="a0"/>
    <w:unhideWhenUsed/>
    <w:qFormat/>
  </w:style>
  <w:style w:type="character" w:styleId="ae">
    <w:name w:val="FollowedHyperlink"/>
    <w:basedOn w:val="a0"/>
    <w:semiHidden/>
    <w:unhideWhenUsed/>
    <w:qFormat/>
    <w:rPr>
      <w:color w:val="800080" w:themeColor="followedHyperlink"/>
      <w:u w:val="single"/>
    </w:rPr>
  </w:style>
  <w:style w:type="character" w:styleId="af">
    <w:name w:val="Hyperlink"/>
    <w:basedOn w:val="a0"/>
    <w:qFormat/>
    <w:rPr>
      <w:color w:val="0000FF"/>
      <w:u w:val="single"/>
    </w:rPr>
  </w:style>
  <w:style w:type="character" w:styleId="af0">
    <w:name w:val="annotation reference"/>
    <w:basedOn w:val="a0"/>
    <w:uiPriority w:val="99"/>
    <w:unhideWhenUsed/>
    <w:qFormat/>
    <w:rPr>
      <w:sz w:val="21"/>
      <w:szCs w:val="21"/>
    </w:r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qFormat/>
    <w:rPr>
      <w:rFonts w:ascii="CG Times" w:eastAsia="楷体_GB2312" w:hAnsi="CG Times" w:cs="Times New Roman"/>
      <w:sz w:val="28"/>
      <w:szCs w:val="20"/>
    </w:rPr>
  </w:style>
  <w:style w:type="character" w:customStyle="1" w:styleId="Char0">
    <w:name w:val="批注文字 Char"/>
    <w:basedOn w:val="a0"/>
    <w:link w:val="a4"/>
    <w:uiPriority w:val="99"/>
    <w:semiHidden/>
    <w:qFormat/>
    <w:rPr>
      <w:rFonts w:ascii="Times New Roman" w:eastAsia="宋体" w:hAnsi="Times New Roman" w:cs="Times New Roman"/>
      <w:szCs w:val="24"/>
    </w:rPr>
  </w:style>
  <w:style w:type="character" w:customStyle="1" w:styleId="Char5">
    <w:name w:val="批注主题 Char"/>
    <w:basedOn w:val="Char0"/>
    <w:link w:val="aa"/>
    <w:uiPriority w:val="99"/>
    <w:semiHidden/>
    <w:qFormat/>
    <w:rPr>
      <w:rFonts w:ascii="Times New Roman" w:eastAsia="宋体" w:hAnsi="Times New Roman" w:cs="Times New Roman"/>
      <w:b/>
      <w:bCs/>
      <w:szCs w:val="24"/>
    </w:rPr>
  </w:style>
  <w:style w:type="character" w:customStyle="1" w:styleId="Char2">
    <w:name w:val="批注框文本 Char"/>
    <w:basedOn w:val="a0"/>
    <w:link w:val="a6"/>
    <w:uiPriority w:val="99"/>
    <w:semiHidden/>
    <w:qFormat/>
    <w:rPr>
      <w:rFonts w:ascii="Times New Roman" w:eastAsia="宋体" w:hAnsi="Times New Roman" w:cs="Times New Roman"/>
      <w:sz w:val="18"/>
      <w:szCs w:val="18"/>
    </w:rPr>
  </w:style>
  <w:style w:type="character" w:customStyle="1" w:styleId="Char4">
    <w:name w:val="页眉 Char"/>
    <w:basedOn w:val="a0"/>
    <w:link w:val="a8"/>
    <w:uiPriority w:val="99"/>
    <w:qFormat/>
    <w:rPr>
      <w:rFonts w:ascii="Times New Roman" w:eastAsia="宋体" w:hAnsi="Times New Roman" w:cs="Times New Roman"/>
      <w:sz w:val="18"/>
      <w:szCs w:val="18"/>
    </w:rPr>
  </w:style>
  <w:style w:type="character" w:customStyle="1" w:styleId="Char3">
    <w:name w:val="页脚 Char"/>
    <w:basedOn w:val="a0"/>
    <w:link w:val="a7"/>
    <w:uiPriority w:val="99"/>
    <w:qFormat/>
    <w:rPr>
      <w:rFonts w:ascii="Times New Roman" w:eastAsia="宋体" w:hAnsi="Times New Roman" w:cs="Times New Roman"/>
      <w:sz w:val="18"/>
      <w:szCs w:val="18"/>
    </w:rPr>
  </w:style>
  <w:style w:type="paragraph" w:styleId="af1">
    <w:name w:val="List Paragraph"/>
    <w:basedOn w:val="a"/>
    <w:uiPriority w:val="34"/>
    <w:qFormat/>
    <w:pPr>
      <w:ind w:firstLineChars="200" w:firstLine="420"/>
    </w:pPr>
    <w:rPr>
      <w:rFonts w:ascii="Calibri" w:hAnsi="Calibri"/>
      <w:szCs w:val="22"/>
    </w:rPr>
  </w:style>
  <w:style w:type="character" w:customStyle="1" w:styleId="Char">
    <w:name w:val="文档结构图 Char"/>
    <w:basedOn w:val="a0"/>
    <w:link w:val="a3"/>
    <w:semiHidden/>
    <w:qFormat/>
    <w:rPr>
      <w:rFonts w:ascii="宋体" w:eastAsia="宋体" w:hAnsi="Times New Roman" w:cs="Times New Roman"/>
      <w:kern w:val="2"/>
      <w:sz w:val="18"/>
      <w:szCs w:val="18"/>
    </w:rPr>
  </w:style>
  <w:style w:type="paragraph" w:customStyle="1" w:styleId="10">
    <w:name w:val="修订1"/>
    <w:hidden/>
    <w:uiPriority w:val="99"/>
    <w:semiHidden/>
    <w:qFormat/>
    <w:rPr>
      <w:kern w:val="2"/>
      <w:sz w:val="21"/>
      <w:szCs w:val="24"/>
    </w:rPr>
  </w:style>
  <w:style w:type="table" w:customStyle="1" w:styleId="11">
    <w:name w:val="网格型1"/>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0">
    <w:name w:val="修订2"/>
    <w:hidden/>
    <w:uiPriority w:val="99"/>
    <w:unhideWhenUsed/>
    <w:qFormat/>
    <w:rPr>
      <w:kern w:val="2"/>
      <w:sz w:val="21"/>
      <w:szCs w:val="24"/>
    </w:rPr>
  </w:style>
  <w:style w:type="character" w:customStyle="1" w:styleId="fontstyle01">
    <w:name w:val="fontstyle01"/>
    <w:basedOn w:val="a0"/>
    <w:qFormat/>
    <w:rPr>
      <w:rFonts w:ascii="仿宋" w:eastAsia="仿宋" w:hAnsi="仿宋" w:cs="仿宋"/>
      <w:color w:val="000000"/>
      <w:sz w:val="22"/>
      <w:szCs w:val="22"/>
    </w:rPr>
  </w:style>
  <w:style w:type="paragraph" w:customStyle="1" w:styleId="30">
    <w:name w:val="修订3"/>
    <w:hidden/>
    <w:uiPriority w:val="99"/>
    <w:semiHidden/>
    <w:qFormat/>
    <w:rPr>
      <w:kern w:val="2"/>
      <w:sz w:val="21"/>
      <w:szCs w:val="24"/>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character" w:customStyle="1" w:styleId="HighlightedVariable">
    <w:name w:val="Highlighted Variable"/>
    <w:qFormat/>
    <w:rPr>
      <w:color w:val="0000FF"/>
    </w:rPr>
  </w:style>
  <w:style w:type="paragraph" w:customStyle="1" w:styleId="4">
    <w:name w:val="修订4"/>
    <w:hidden/>
    <w:uiPriority w:val="99"/>
    <w:unhideWhenUsed/>
    <w:qFormat/>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
  </customSectProps>
</s:customDat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05BEAC-8154-4189-A088-32B56E43F4AB}">
  <ds:schemaRefs/>
</ds:datastoreItem>
</file>

<file path=customXml/itemProps2.xml><?xml version="1.0" encoding="utf-8"?>
<ds:datastoreItem xmlns:ds="http://schemas.openxmlformats.org/officeDocument/2006/customXml" ds:itemID="{D6F6D9CF-A22B-4E31-AADD-E7318153BC36}">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CF1E7186-5B74-4E35-9F69-F3138B232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18</Pages>
  <Words>10163</Words>
  <Characters>2924</Characters>
  <Application>Microsoft Office Word</Application>
  <DocSecurity>0</DocSecurity>
  <Lines>24</Lines>
  <Paragraphs>26</Paragraphs>
  <ScaleCrop>false</ScaleCrop>
  <Company>Microsoft</Company>
  <LinksUpToDate>false</LinksUpToDate>
  <CharactersWithSpaces>13061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LocalAccount</dc:creator>
  <cp:lastModifiedBy>LocalAccount</cp:lastModifiedBy>
  <cp:revision>21</cp:revision>
  <cp:lastPrinted>2022-05-17T11:52:00Z</cp:lastPrinted>
  <dcterms:created xsi:type="dcterms:W3CDTF">2022-05-18T00:50:00Z</dcterms:created>
  <dcterms:modified xsi:type="dcterms:W3CDTF">2022-07-13T01:11:00Z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0x0101008A1CD0ACEFB685468ADC9D3ECFE50AA2</vt:lpwstr>
  </property>
  <property fmtid="{D5CDD505-2E9C-101B-9397-08002B2CF9AE}" pid="3" name="KSOProductBuildVer">
    <vt:lpwstr>2052-11.8.2.8875</vt:lpwstr>
  </property>
  <property fmtid="{D5CDD505-2E9C-101B-9397-08002B2CF9AE}" pid="4" name="ICV">
    <vt:lpwstr>149249DFE50446F2A4EA391619DA40DF</vt:lpwstr>
  </property>
</Properties>
</file>