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822" w:rsidRDefault="00820D71">
      <w:pPr>
        <w:jc w:val="center"/>
        <w:rPr>
          <w:b/>
          <w:sz w:val="32"/>
          <w:szCs w:val="32"/>
        </w:rPr>
      </w:pPr>
      <w:bookmarkStart w:id="0" w:name="_Hlk104836407"/>
      <w:r>
        <w:rPr>
          <w:rFonts w:hint="eastAsia"/>
          <w:b/>
          <w:sz w:val="32"/>
          <w:szCs w:val="32"/>
        </w:rPr>
        <w:t>可转债交易机制优化业务</w:t>
      </w:r>
    </w:p>
    <w:p w:rsidR="00030822" w:rsidRDefault="00820D71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2022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>7</w:t>
      </w:r>
      <w:r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>30</w:t>
      </w:r>
      <w:r>
        <w:rPr>
          <w:rFonts w:hint="eastAsia"/>
          <w:b/>
          <w:sz w:val="32"/>
          <w:szCs w:val="32"/>
        </w:rPr>
        <w:t>日通关测试方案</w:t>
      </w:r>
    </w:p>
    <w:p w:rsidR="00030822" w:rsidRDefault="00030822">
      <w:pPr>
        <w:jc w:val="center"/>
        <w:rPr>
          <w:b/>
          <w:sz w:val="32"/>
          <w:szCs w:val="32"/>
        </w:rPr>
      </w:pPr>
    </w:p>
    <w:p w:rsidR="00030822" w:rsidRDefault="00820D71">
      <w:pPr>
        <w:numPr>
          <w:ilvl w:val="0"/>
          <w:numId w:val="1"/>
        </w:numPr>
        <w:ind w:left="0" w:firstLine="0"/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测试目的</w:t>
      </w:r>
    </w:p>
    <w:p w:rsidR="00030822" w:rsidRDefault="00820D71">
      <w:pPr>
        <w:widowControl/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深圳证券交易所（以下简称深交所）已于2022年6月24日发布《关于做好可转债交易机制优化的技术准备通知》、于2022年7月4日发布《关于做好可转债交易机制优化技术准备的补充通知》。为确保相关业务的顺利开展，深交所联合中国证券登记结算有限责任公司深圳分公司（以下简称中国结算深圳分公司）定于2022年7月30日组织通关测试，通过</w:t>
      </w:r>
      <w:proofErr w:type="gramStart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模拟深</w:t>
      </w:r>
      <w:proofErr w:type="gramEnd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市可转债的委托申报、成交回报、行情接收与展示、清算交收等业务处理过程，检验市场参与各方技术系统的正确性。</w:t>
      </w:r>
    </w:p>
    <w:p w:rsidR="00030822" w:rsidRDefault="00030822">
      <w:pPr>
        <w:widowControl/>
        <w:spacing w:line="360" w:lineRule="atLeast"/>
        <w:ind w:firstLineChars="200" w:firstLine="560"/>
        <w:jc w:val="left"/>
        <w:rPr>
          <w:rFonts w:ascii="楷体_GB2312" w:eastAsia="楷体_GB2312" w:hAnsi="楷体_GB2312" w:cs="楷体_GB2312"/>
          <w:color w:val="FF0000"/>
          <w:sz w:val="28"/>
          <w:szCs w:val="28"/>
        </w:rPr>
      </w:pPr>
    </w:p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参测单位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深圳证券交易所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中国结算深圳分公司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 w:rsidRPr="00460847">
        <w:rPr>
          <w:rFonts w:ascii="楷体_GB2312" w:eastAsia="楷体_GB2312" w:hAnsi="楷体_GB2312" w:cs="楷体_GB2312" w:hint="eastAsia"/>
          <w:kern w:val="0"/>
          <w:sz w:val="28"/>
          <w:szCs w:val="28"/>
        </w:rPr>
        <w:t>香港联</w:t>
      </w: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合交易所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深圳证券通信公司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证券公司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基金管理公司</w:t>
      </w:r>
    </w:p>
    <w:p w:rsidR="00030822" w:rsidRDefault="00820D71">
      <w:pPr>
        <w:pStyle w:val="af1"/>
        <w:numPr>
          <w:ilvl w:val="0"/>
          <w:numId w:val="2"/>
        </w:numPr>
        <w:ind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行情服务商</w:t>
      </w:r>
    </w:p>
    <w:p w:rsidR="00030822" w:rsidRDefault="00820D71">
      <w:pPr>
        <w:pStyle w:val="af1"/>
        <w:numPr>
          <w:ilvl w:val="0"/>
          <w:numId w:val="2"/>
        </w:numPr>
        <w:ind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结算参与机构</w:t>
      </w:r>
    </w:p>
    <w:p w:rsidR="00030822" w:rsidRDefault="00820D71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其他相关单位</w:t>
      </w:r>
    </w:p>
    <w:p w:rsidR="00030822" w:rsidRDefault="00030822">
      <w:pPr>
        <w:widowControl/>
        <w:tabs>
          <w:tab w:val="left" w:pos="840"/>
        </w:tabs>
        <w:spacing w:line="360" w:lineRule="atLeast"/>
        <w:jc w:val="left"/>
        <w:rPr>
          <w:rFonts w:ascii="楷体_GB2312" w:eastAsia="楷体_GB2312" w:hAnsi="楷体_GB2312" w:cs="楷体_GB2312"/>
          <w:sz w:val="28"/>
          <w:szCs w:val="28"/>
        </w:rPr>
      </w:pPr>
    </w:p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测试内容</w:t>
      </w:r>
    </w:p>
    <w:p w:rsidR="00030822" w:rsidRDefault="00820D71">
      <w:pPr>
        <w:widowControl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深市证券交易系统、结算系统模拟1个业务日的交易、结算（即模拟T日2022年7月30日）</w:t>
      </w:r>
      <w:r w:rsidR="005868B6"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，</w:t>
      </w:r>
      <w:r w:rsidRPr="00460847"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港股通证</w:t>
      </w: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券模拟半日市的交易和1个结算日的结算（即模拟T日2022年7月30日）。</w:t>
      </w:r>
    </w:p>
    <w:p w:rsidR="00030822" w:rsidRDefault="00820D71">
      <w:pPr>
        <w:widowControl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本次测试重点包括以下内容：</w:t>
      </w:r>
    </w:p>
    <w:p w:rsidR="00030822" w:rsidRDefault="00820D71">
      <w:pPr>
        <w:widowControl/>
        <w:numPr>
          <w:ilvl w:val="0"/>
          <w:numId w:val="3"/>
        </w:numPr>
        <w:spacing w:line="360" w:lineRule="atLeast"/>
        <w:ind w:firstLine="510"/>
        <w:jc w:val="left"/>
        <w:outlineLvl w:val="1"/>
        <w:rPr>
          <w:rFonts w:ascii="楷体_GB2312" w:eastAsia="楷体_GB2312"/>
          <w:bCs/>
          <w:color w:val="000000"/>
          <w:sz w:val="28"/>
          <w:szCs w:val="28"/>
        </w:rPr>
      </w:pPr>
      <w:r>
        <w:rPr>
          <w:rFonts w:ascii="楷体_GB2312" w:eastAsia="楷体_GB2312" w:hint="eastAsia"/>
          <w:bCs/>
          <w:color w:val="000000"/>
          <w:sz w:val="28"/>
          <w:szCs w:val="28"/>
        </w:rPr>
        <w:t>向不特定对象发行的可转债（以下简称可转债）匹配成交、协商成交、盘后定价成交、转股、回售、赎回、兑付、派息等业务的委托申报、成交回报、行情接收与展示、清算交收等业务处理；</w:t>
      </w:r>
    </w:p>
    <w:p w:rsidR="00030822" w:rsidRDefault="00820D71">
      <w:pPr>
        <w:widowControl/>
        <w:numPr>
          <w:ilvl w:val="0"/>
          <w:numId w:val="3"/>
        </w:numPr>
        <w:spacing w:line="360" w:lineRule="atLeast"/>
        <w:ind w:firstLine="510"/>
        <w:jc w:val="left"/>
        <w:outlineLvl w:val="1"/>
        <w:rPr>
          <w:rFonts w:ascii="楷体_GB2312" w:eastAsia="楷体_GB2312"/>
          <w:bCs/>
          <w:color w:val="000000"/>
          <w:sz w:val="28"/>
          <w:szCs w:val="28"/>
        </w:rPr>
      </w:pPr>
      <w:r>
        <w:rPr>
          <w:rFonts w:ascii="楷体_GB2312" w:eastAsia="楷体_GB2312" w:hint="eastAsia"/>
          <w:bCs/>
          <w:color w:val="000000"/>
          <w:sz w:val="28"/>
          <w:szCs w:val="28"/>
        </w:rPr>
        <w:t>向特定对象发行的可转债（以下简称定向可转债）协商成交、转股、回售、兑付、派息等业务的委托申报、成交回报、行情接收与展示、清算交收等业务处理</w:t>
      </w:r>
      <w:r w:rsidR="00D445C4">
        <w:rPr>
          <w:rFonts w:ascii="楷体_GB2312" w:eastAsia="楷体_GB2312" w:hint="eastAsia"/>
          <w:bCs/>
          <w:color w:val="000000"/>
          <w:sz w:val="28"/>
          <w:szCs w:val="28"/>
        </w:rPr>
        <w:t>。</w:t>
      </w:r>
    </w:p>
    <w:p w:rsidR="00030822" w:rsidRDefault="00820D71">
      <w:pPr>
        <w:pStyle w:val="3"/>
        <w:outlineLvl w:val="1"/>
        <w:rPr>
          <w:rFonts w:ascii="楷体_GB2312" w:eastAsia="楷体_GB2312"/>
          <w:b/>
          <w:color w:val="000000"/>
          <w:szCs w:val="28"/>
        </w:rPr>
      </w:pPr>
      <w:r>
        <w:rPr>
          <w:rFonts w:ascii="楷体_GB2312" w:eastAsia="楷体_GB2312" w:hint="eastAsia"/>
          <w:b/>
          <w:color w:val="000000"/>
          <w:szCs w:val="28"/>
        </w:rPr>
        <w:t>（一）T日（模拟2022年7月30日）测试内容</w:t>
      </w:r>
    </w:p>
    <w:p w:rsidR="00030822" w:rsidRDefault="00820D71">
      <w:pPr>
        <w:pStyle w:val="3"/>
        <w:rPr>
          <w:rFonts w:ascii="楷体_GB2312" w:eastAsia="楷体_GB2312"/>
          <w:bCs/>
          <w:color w:val="000000"/>
          <w:szCs w:val="28"/>
        </w:rPr>
      </w:pPr>
      <w:r>
        <w:rPr>
          <w:rFonts w:ascii="楷体_GB2312" w:eastAsia="楷体_GB2312" w:hint="eastAsia"/>
          <w:b/>
          <w:color w:val="000000"/>
          <w:szCs w:val="28"/>
        </w:rPr>
        <w:t>市场参与人技术系统：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模拟深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市证券（含现货、期权等品种）和</w:t>
      </w:r>
      <w:r w:rsidRPr="00460847">
        <w:rPr>
          <w:rFonts w:ascii="楷体_GB2312" w:eastAsia="楷体_GB2312" w:hint="eastAsia"/>
          <w:bCs/>
          <w:color w:val="000000"/>
          <w:szCs w:val="28"/>
        </w:rPr>
        <w:t>港股通证</w:t>
      </w:r>
      <w:r>
        <w:rPr>
          <w:rFonts w:ascii="楷体_GB2312" w:eastAsia="楷体_GB2312" w:hint="eastAsia"/>
          <w:bCs/>
          <w:color w:val="000000"/>
          <w:szCs w:val="28"/>
        </w:rPr>
        <w:t>券日常交易、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非交易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等业务的委托申报（重点测试可转债</w:t>
      </w:r>
      <w:r w:rsidR="005868B6">
        <w:rPr>
          <w:rFonts w:ascii="楷体_GB2312" w:eastAsia="楷体_GB2312" w:hint="eastAsia"/>
          <w:bCs/>
          <w:color w:val="000000"/>
          <w:szCs w:val="28"/>
        </w:rPr>
        <w:t>、定向可转债</w:t>
      </w:r>
      <w:r>
        <w:rPr>
          <w:rFonts w:ascii="楷体_GB2312" w:eastAsia="楷体_GB2312" w:hint="eastAsia"/>
          <w:bCs/>
          <w:color w:val="000000"/>
          <w:szCs w:val="28"/>
        </w:rPr>
        <w:t>的交易、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非交易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等业务），接收成交回报与实时行情。通过交易终端进行委托申报、行情查询、成交查询及数据下载。</w:t>
      </w:r>
    </w:p>
    <w:p w:rsidR="00030822" w:rsidRDefault="00820D71">
      <w:pPr>
        <w:pStyle w:val="3"/>
        <w:ind w:firstLineChars="200" w:firstLine="560"/>
        <w:rPr>
          <w:rFonts w:ascii="楷体_GB2312" w:eastAsia="楷体_GB2312"/>
          <w:bCs/>
          <w:color w:val="000000"/>
          <w:szCs w:val="28"/>
        </w:rPr>
      </w:pPr>
      <w:proofErr w:type="gramStart"/>
      <w:r>
        <w:rPr>
          <w:rFonts w:ascii="楷体_GB2312" w:eastAsia="楷体_GB2312" w:hint="eastAsia"/>
          <w:bCs/>
          <w:color w:val="000000"/>
          <w:szCs w:val="28"/>
        </w:rPr>
        <w:t>模拟深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市证券（含现货、期权等品种）和港股通证券的股份及资金清算交收等业务处理。</w:t>
      </w:r>
    </w:p>
    <w:p w:rsidR="00030822" w:rsidRDefault="00030822">
      <w:pPr>
        <w:widowControl/>
        <w:spacing w:line="360" w:lineRule="atLeast"/>
        <w:jc w:val="left"/>
        <w:rPr>
          <w:rFonts w:ascii="楷体_GB2312" w:eastAsia="楷体_GB2312" w:hAnsi="楷体_GB2312" w:cs="楷体_GB2312"/>
          <w:color w:val="2E2E2E"/>
          <w:kern w:val="0"/>
          <w:sz w:val="28"/>
          <w:szCs w:val="28"/>
        </w:rPr>
      </w:pPr>
    </w:p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测试时间</w:t>
      </w:r>
    </w:p>
    <w:p w:rsidR="00030822" w:rsidRDefault="00820D71">
      <w:pPr>
        <w:ind w:firstLineChars="200" w:firstLine="562"/>
        <w:rPr>
          <w:rFonts w:ascii="楷体_GB2312" w:eastAsia="楷体_GB2312" w:hAnsi="楷体_GB2312" w:cs="楷体_GB2312"/>
          <w:b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color w:val="000000"/>
          <w:sz w:val="28"/>
          <w:szCs w:val="28"/>
        </w:rPr>
        <w:t>测试时间为2022年7月30日（星期六）8:30至14:00。</w:t>
      </w:r>
    </w:p>
    <w:p w:rsidR="00030822" w:rsidRDefault="00820D71">
      <w:p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深交所交易系统T日接收交易委托的时间为9:00至12:00，协议交易时段为9:15至12:00，其中10:30-10:35模拟中午休市。</w:t>
      </w:r>
    </w:p>
    <w:p w:rsidR="00030822" w:rsidRDefault="00820D71">
      <w:pPr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深市证券交易业务、结算业务的具体安排请见下表：</w:t>
      </w:r>
    </w:p>
    <w:tbl>
      <w:tblPr>
        <w:tblpPr w:leftFromText="180" w:rightFromText="180" w:vertAnchor="text" w:horzAnchor="page" w:tblpX="1581" w:tblpY="62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4508"/>
        <w:gridCol w:w="2477"/>
      </w:tblGrid>
      <w:tr w:rsidR="00030822"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T日测试事项（模拟日期：2022年7月30日）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实际时间</w:t>
            </w:r>
          </w:p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(7月30日)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主要测试事项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参测单位</w:t>
            </w:r>
          </w:p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重点测试内容</w:t>
            </w:r>
          </w:p>
        </w:tc>
      </w:tr>
      <w:tr w:rsidR="00030822">
        <w:trPr>
          <w:trHeight w:val="9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9:00前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早间下发T日静态交易参考信息文件、PCF文件、信息公告、股东大会信息文件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接收并加载静态交易参考信息文件、PCF文件、信息公告、股东大会信息文件</w:t>
            </w:r>
          </w:p>
        </w:tc>
      </w:tr>
      <w:tr w:rsidR="00030822">
        <w:trPr>
          <w:trHeight w:val="84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9:00-12:00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设置福田中心为主中心、南方中心为备中心运行，接收日常交易、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等委托，10:30-10:35中午休市。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jc w:val="left"/>
              <w:rPr>
                <w:rFonts w:ascii="楷体_GB2312" w:eastAsia="楷体_GB2312" w:hAnsi="楷体_GB2312" w:cs="楷体_GB2312"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Cs/>
                <w:color w:val="000000"/>
                <w:szCs w:val="21"/>
              </w:rPr>
              <w:t>模拟可转债交易机制优化业务的委托申报、成交回报、行情接收等。</w:t>
            </w:r>
          </w:p>
        </w:tc>
      </w:tr>
      <w:tr w:rsidR="00030822">
        <w:trPr>
          <w:trHeight w:val="84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12:00-13:00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发送网络投票回报文件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接收网络投票回报文件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12:00-13:30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中国结算深圳分公司模拟T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日股份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资金清算交收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030822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13:30后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T日结算数据发送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0822" w:rsidRDefault="00820D71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接收结算数据。</w:t>
            </w:r>
          </w:p>
        </w:tc>
      </w:tr>
      <w:tr w:rsidR="00030822"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  <w:vAlign w:val="center"/>
          </w:tcPr>
          <w:p w:rsidR="00030822" w:rsidRDefault="00820D71">
            <w:pPr>
              <w:pStyle w:val="a9"/>
              <w:widowControl/>
              <w:jc w:val="center"/>
              <w:rPr>
                <w:rFonts w:ascii="楷体_GB2312" w:eastAsia="楷体_GB2312"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委托申报时间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备注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现货集中竞价交易平台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9:15-9:25,9:30-10:30,10:35-11:30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9:25开盘，9:30开始连续竞价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综合金融服务平台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9:15-10:30,10:35-12:00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盘后定价成交的交易时间为11:35-12:00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衍生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品集中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竞价交易平台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与现货集中竞价交易平台相同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期权组合策略保证金、普通仓与备兑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仓互转业务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申报截止时间为11:45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处理平台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9:15-10:30,10:35-11:30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期权相关业务申报截止时间为12:00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固定收益交易平台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9:00-10:30,10:35-12:00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匹配成交的开盘集合匹配时间9:15-9:25，连续匹配开始时间9:30</w:t>
            </w:r>
          </w:p>
        </w:tc>
      </w:tr>
      <w:tr w:rsidR="00030822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场外业务平台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820D71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不参测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</w:p>
        </w:tc>
      </w:tr>
    </w:tbl>
    <w:p w:rsidR="00030822" w:rsidRDefault="00030822">
      <w:pPr>
        <w:rPr>
          <w:rFonts w:ascii="楷体_GB2312" w:eastAsia="楷体_GB2312" w:hAnsi="楷体_GB2312" w:cs="楷体_GB2312"/>
          <w:color w:val="000000"/>
          <w:sz w:val="28"/>
          <w:szCs w:val="28"/>
        </w:rPr>
      </w:pPr>
    </w:p>
    <w:p w:rsidR="00030822" w:rsidRDefault="00820D71">
      <w:pPr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8"/>
        </w:rPr>
      </w:pPr>
      <w:r w:rsidRPr="00460847"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港股通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证券交易结算业务测试的具体安排请见下表：</w:t>
      </w:r>
    </w:p>
    <w:tbl>
      <w:tblPr>
        <w:tblpPr w:leftFromText="180" w:rightFromText="180" w:vertAnchor="text" w:horzAnchor="page" w:tblpX="1805" w:tblpY="622"/>
        <w:tblOverlap w:val="never"/>
        <w:tblW w:w="8875" w:type="dxa"/>
        <w:tblLayout w:type="fixed"/>
        <w:tblLook w:val="04A0" w:firstRow="1" w:lastRow="0" w:firstColumn="1" w:lastColumn="0" w:noHBand="0" w:noVBand="1"/>
      </w:tblPr>
      <w:tblGrid>
        <w:gridCol w:w="753"/>
        <w:gridCol w:w="1700"/>
        <w:gridCol w:w="3402"/>
        <w:gridCol w:w="3020"/>
      </w:tblGrid>
      <w:tr w:rsidR="00030822"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20" w:lineRule="exact"/>
              <w:rPr>
                <w:rFonts w:ascii="楷体_GB2312" w:eastAsia="楷体_GB2312" w:hAnsi="楷体_GB2312" w:cs="楷体_GB2312"/>
                <w:b/>
                <w:bCs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</w:rPr>
              <w:t>步骤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20" w:lineRule="exact"/>
              <w:jc w:val="center"/>
              <w:rPr>
                <w:rFonts w:ascii="楷体_GB2312" w:eastAsia="楷体_GB2312" w:hAnsi="楷体_GB2312" w:cs="楷体_GB2312"/>
                <w:b/>
                <w:bCs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</w:rPr>
              <w:t>时间段</w:t>
            </w:r>
          </w:p>
        </w:tc>
        <w:tc>
          <w:tcPr>
            <w:tcW w:w="64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spacing w:line="320" w:lineRule="exact"/>
              <w:jc w:val="center"/>
              <w:rPr>
                <w:rFonts w:ascii="楷体_GB2312" w:eastAsia="楷体_GB2312" w:hAnsi="楷体_GB2312" w:cs="楷体_GB2312"/>
                <w:b/>
                <w:bCs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</w:rPr>
              <w:t>测试内容</w:t>
            </w:r>
          </w:p>
        </w:tc>
      </w:tr>
      <w:tr w:rsidR="00030822">
        <w:tc>
          <w:tcPr>
            <w:tcW w:w="8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pStyle w:val="a5"/>
              <w:spacing w:line="320" w:lineRule="exact"/>
              <w:jc w:val="center"/>
              <w:rPr>
                <w:rFonts w:ascii="楷体_GB2312" w:hAnsi="楷体_GB2312" w:cs="楷体_GB2312"/>
                <w:b/>
                <w:bCs/>
                <w:szCs w:val="24"/>
              </w:rPr>
            </w:pP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深交所港股通T日测试安排（模拟T日2022年7月30日的交易）</w:t>
            </w:r>
          </w:p>
        </w:tc>
      </w:tr>
      <w:tr w:rsidR="00030822">
        <w:trPr>
          <w:trHeight w:val="9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</w:t>
            </w:r>
          </w:p>
        </w:tc>
        <w:tc>
          <w:tcPr>
            <w:tcW w:w="81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9:00开始</w:t>
            </w:r>
          </w:p>
        </w:tc>
      </w:tr>
      <w:tr w:rsidR="00030822">
        <w:trPr>
          <w:trHeight w:val="211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9:00-9:30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开市前时段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模拟港股</w:t>
            </w: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通交易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业务的委托申报，并接收成交回报；实时行情的接收与展示。</w:t>
            </w: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9:30-12:00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持续交易时段</w:t>
            </w:r>
          </w:p>
        </w:tc>
        <w:tc>
          <w:tcPr>
            <w:tcW w:w="30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12:00-12:10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收市竞价交易时段</w:t>
            </w:r>
          </w:p>
        </w:tc>
        <w:tc>
          <w:tcPr>
            <w:tcW w:w="30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12:10-12:45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发布港股收盘价格文件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接收港股收盘价格文件</w:t>
            </w:r>
          </w:p>
        </w:tc>
      </w:tr>
      <w:tr w:rsidR="00030822">
        <w:trPr>
          <w:trHeight w:val="70"/>
        </w:trPr>
        <w:tc>
          <w:tcPr>
            <w:tcW w:w="8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color w:val="2E2E2E"/>
                <w:kern w:val="0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</w:rPr>
              <w:t>中国结算深圳分公司T日测试安排（模拟T日2022年7月30日的结算）</w:t>
            </w: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8:30-12:00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D-COM业务申报（港股通公司行为及</w:t>
            </w: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业务等）。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12:10-13:30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港股通结算日终处理。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</w:p>
        </w:tc>
      </w:tr>
      <w:tr w:rsidR="00030822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13:30后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中国结算深圳分公司发送T日的港股通结算数据。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030822">
            <w:pPr>
              <w:spacing w:line="300" w:lineRule="exact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</w:p>
        </w:tc>
      </w:tr>
    </w:tbl>
    <w:p w:rsidR="00030822" w:rsidRDefault="00030822">
      <w:pPr>
        <w:widowControl/>
        <w:spacing w:line="408" w:lineRule="auto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测试数据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测试数据以2022年7月29日（星期五）深市所有证券收盘行情、收市后的股份数据作为交易、结算的起始数据</w:t>
      </w: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测试使用的交易网关、</w:t>
      </w:r>
      <w:r>
        <w:rPr>
          <w:rFonts w:ascii="楷体_GB2312" w:eastAsia="楷体_GB2312"/>
          <w:color w:val="000000"/>
          <w:sz w:val="28"/>
          <w:szCs w:val="28"/>
        </w:rPr>
        <w:t>交易单元</w:t>
      </w:r>
      <w:r>
        <w:rPr>
          <w:rFonts w:ascii="楷体_GB2312" w:eastAsia="楷体_GB2312" w:hint="eastAsia"/>
          <w:color w:val="000000"/>
          <w:sz w:val="28"/>
          <w:szCs w:val="28"/>
        </w:rPr>
        <w:t>、交易单元与交易网关绑定关系、衍生品结算账号、衍生品合约账户、做市</w:t>
      </w:r>
      <w:proofErr w:type="gramStart"/>
      <w:r>
        <w:rPr>
          <w:rFonts w:ascii="楷体_GB2312" w:eastAsia="楷体_GB2312" w:hint="eastAsia"/>
          <w:color w:val="000000"/>
          <w:sz w:val="28"/>
          <w:szCs w:val="28"/>
        </w:rPr>
        <w:t>商相关</w:t>
      </w:r>
      <w:proofErr w:type="gramEnd"/>
      <w:r>
        <w:rPr>
          <w:rFonts w:ascii="楷体_GB2312" w:eastAsia="楷体_GB2312" w:hint="eastAsia"/>
          <w:color w:val="000000"/>
          <w:sz w:val="28"/>
          <w:szCs w:val="28"/>
        </w:rPr>
        <w:t>信息、ETF的PD券商名单、基金通业务参数（基金代码、做市交易单元、做市证券账户等）均与202</w:t>
      </w:r>
      <w:r>
        <w:rPr>
          <w:rFonts w:ascii="楷体_GB2312" w:eastAsia="楷体_GB2312"/>
          <w:color w:val="000000"/>
          <w:sz w:val="28"/>
          <w:szCs w:val="28"/>
        </w:rPr>
        <w:t>2</w:t>
      </w:r>
      <w:r>
        <w:rPr>
          <w:rFonts w:ascii="楷体_GB2312" w:eastAsia="楷体_GB2312" w:hint="eastAsia"/>
          <w:color w:val="000000"/>
          <w:sz w:val="28"/>
          <w:szCs w:val="28"/>
        </w:rPr>
        <w:t>年8</w:t>
      </w:r>
      <w:r>
        <w:rPr>
          <w:rFonts w:ascii="楷体_GB2312" w:eastAsia="楷体_GB2312"/>
          <w:color w:val="000000"/>
          <w:sz w:val="28"/>
          <w:szCs w:val="28"/>
        </w:rPr>
        <w:t>月</w:t>
      </w:r>
      <w:r>
        <w:rPr>
          <w:rFonts w:ascii="楷体_GB2312" w:eastAsia="楷体_GB2312" w:hint="eastAsia"/>
          <w:color w:val="000000"/>
          <w:sz w:val="28"/>
          <w:szCs w:val="28"/>
        </w:rPr>
        <w:t>1</w:t>
      </w:r>
      <w:r>
        <w:rPr>
          <w:rFonts w:ascii="楷体_GB2312" w:eastAsia="楷体_GB2312"/>
          <w:color w:val="000000"/>
          <w:sz w:val="28"/>
          <w:szCs w:val="28"/>
        </w:rPr>
        <w:t>日</w:t>
      </w:r>
      <w:r>
        <w:rPr>
          <w:rFonts w:ascii="楷体_GB2312" w:eastAsia="楷体_GB2312" w:hint="eastAsia"/>
          <w:color w:val="000000"/>
          <w:sz w:val="28"/>
          <w:szCs w:val="28"/>
        </w:rPr>
        <w:t>（星期一）生产系统保持一致。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ETF的PCF/IOPV文件</w:t>
      </w:r>
    </w:p>
    <w:p w:rsidR="00030822" w:rsidRDefault="00820D71">
      <w:pPr>
        <w:pStyle w:val="af1"/>
        <w:numPr>
          <w:ilvl w:val="255"/>
          <w:numId w:val="0"/>
        </w:numPr>
        <w:spacing w:line="560" w:lineRule="exact"/>
        <w:ind w:firstLineChars="200" w:firstLine="560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所有ETF测试使用的PCF/IOPV文件与2022年7月29日（星期五）交易生产系统保持一致，所有基金管理人均无需上传全网测试使用的PCF/IOPV文件。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新增测试专用证券账户</w:t>
      </w:r>
    </w:p>
    <w:p w:rsidR="00030822" w:rsidRDefault="00820D71">
      <w:pPr>
        <w:pStyle w:val="af1"/>
        <w:ind w:firstLine="560"/>
        <w:rPr>
          <w:rFonts w:ascii="楷体_GB2312" w:eastAsia="楷体_GB2312" w:hAnsi="楷体_GB2312" w:cs="楷体_GB2312"/>
        </w:rPr>
      </w:pPr>
      <w:r>
        <w:rPr>
          <w:rFonts w:ascii="楷体_GB2312" w:eastAsia="楷体_GB2312" w:hAnsi="楷体_GB2312" w:cs="楷体_GB2312" w:hint="eastAsia"/>
          <w:color w:val="000000"/>
          <w:sz w:val="28"/>
        </w:rPr>
        <w:t>新增测试专用证券账户（以下简称测试账户）：0809900000—0809900001（A股法人），0199900000-0199900001（A股个人）。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left="0"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可转债上市交易业务参数</w:t>
      </w:r>
    </w:p>
    <w:tbl>
      <w:tblPr>
        <w:tblStyle w:val="ab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087"/>
        <w:gridCol w:w="982"/>
        <w:gridCol w:w="1597"/>
        <w:gridCol w:w="1384"/>
        <w:gridCol w:w="1187"/>
        <w:gridCol w:w="1184"/>
      </w:tblGrid>
      <w:tr w:rsidR="00030822">
        <w:trPr>
          <w:jc w:val="center"/>
        </w:trPr>
        <w:tc>
          <w:tcPr>
            <w:tcW w:w="1101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证券代码</w:t>
            </w:r>
          </w:p>
        </w:tc>
        <w:tc>
          <w:tcPr>
            <w:tcW w:w="108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证券简称</w:t>
            </w:r>
          </w:p>
        </w:tc>
        <w:tc>
          <w:tcPr>
            <w:tcW w:w="982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基础证券代码</w:t>
            </w:r>
          </w:p>
        </w:tc>
        <w:tc>
          <w:tcPr>
            <w:tcW w:w="159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开盘参考价（元）</w:t>
            </w:r>
          </w:p>
        </w:tc>
        <w:tc>
          <w:tcPr>
            <w:tcW w:w="1384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当前票面利率（%）</w:t>
            </w:r>
          </w:p>
        </w:tc>
        <w:tc>
          <w:tcPr>
            <w:tcW w:w="118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上市日期</w:t>
            </w:r>
          </w:p>
        </w:tc>
        <w:tc>
          <w:tcPr>
            <w:tcW w:w="1184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到期日</w:t>
            </w:r>
          </w:p>
        </w:tc>
      </w:tr>
      <w:tr w:rsidR="00030822">
        <w:trPr>
          <w:jc w:val="center"/>
        </w:trPr>
        <w:tc>
          <w:tcPr>
            <w:tcW w:w="1101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123999</w:t>
            </w:r>
          </w:p>
        </w:tc>
        <w:tc>
          <w:tcPr>
            <w:tcW w:w="10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转债测</w:t>
            </w:r>
            <w:proofErr w:type="gramEnd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82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300999</w:t>
            </w:r>
          </w:p>
        </w:tc>
        <w:tc>
          <w:tcPr>
            <w:tcW w:w="159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3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11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2022.7.30</w:t>
            </w:r>
          </w:p>
        </w:tc>
        <w:tc>
          <w:tcPr>
            <w:tcW w:w="11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2023.7.30</w:t>
            </w:r>
          </w:p>
        </w:tc>
      </w:tr>
      <w:tr w:rsidR="00030822">
        <w:trPr>
          <w:jc w:val="center"/>
        </w:trPr>
        <w:tc>
          <w:tcPr>
            <w:tcW w:w="1101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127999</w:t>
            </w:r>
          </w:p>
        </w:tc>
        <w:tc>
          <w:tcPr>
            <w:tcW w:w="10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转债测</w:t>
            </w:r>
            <w:proofErr w:type="gramEnd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82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000999</w:t>
            </w:r>
          </w:p>
        </w:tc>
        <w:tc>
          <w:tcPr>
            <w:tcW w:w="159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3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11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2022.7.30</w:t>
            </w:r>
          </w:p>
        </w:tc>
        <w:tc>
          <w:tcPr>
            <w:tcW w:w="11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2023.7.30</w:t>
            </w:r>
          </w:p>
        </w:tc>
      </w:tr>
      <w:tr w:rsidR="00030822">
        <w:trPr>
          <w:jc w:val="center"/>
        </w:trPr>
        <w:tc>
          <w:tcPr>
            <w:tcW w:w="1101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128999</w:t>
            </w:r>
          </w:p>
        </w:tc>
        <w:tc>
          <w:tcPr>
            <w:tcW w:w="10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转债测</w:t>
            </w:r>
            <w:proofErr w:type="gramEnd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82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002999</w:t>
            </w:r>
          </w:p>
        </w:tc>
        <w:tc>
          <w:tcPr>
            <w:tcW w:w="159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3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1187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2022.7.30</w:t>
            </w:r>
          </w:p>
        </w:tc>
        <w:tc>
          <w:tcPr>
            <w:tcW w:w="1184" w:type="dxa"/>
            <w:vAlign w:val="center"/>
          </w:tcPr>
          <w:p w:rsidR="00030822" w:rsidRDefault="00820D71">
            <w:pPr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2023.7.30</w:t>
            </w:r>
          </w:p>
        </w:tc>
      </w:tr>
    </w:tbl>
    <w:p w:rsidR="00030822" w:rsidRDefault="00820D71">
      <w:pPr>
        <w:pStyle w:val="af1"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color w:val="000000"/>
          <w:sz w:val="28"/>
        </w:rPr>
      </w:pPr>
      <w:r>
        <w:rPr>
          <w:rFonts w:ascii="楷体_GB2312" w:eastAsia="楷体_GB2312" w:hAnsi="楷体_GB2312" w:cs="楷体_GB2312" w:hint="eastAsia"/>
          <w:color w:val="000000"/>
          <w:sz w:val="28"/>
        </w:rPr>
        <w:t>中国结算深圳分公司为测试账户在每个有效的A股托管单元新增登记上述证券的无限</w:t>
      </w:r>
      <w:proofErr w:type="gramStart"/>
      <w:r>
        <w:rPr>
          <w:rFonts w:ascii="楷体_GB2312" w:eastAsia="楷体_GB2312" w:hAnsi="楷体_GB2312" w:cs="楷体_GB2312" w:hint="eastAsia"/>
          <w:color w:val="000000"/>
          <w:sz w:val="28"/>
        </w:rPr>
        <w:t>售流通</w:t>
      </w:r>
      <w:proofErr w:type="gramEnd"/>
      <w:r>
        <w:rPr>
          <w:rFonts w:ascii="楷体_GB2312" w:eastAsia="楷体_GB2312" w:hAnsi="楷体_GB2312" w:cs="楷体_GB2312" w:hint="eastAsia"/>
          <w:color w:val="000000"/>
          <w:sz w:val="28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left="0"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定向可转债挂牌转让业务参数</w:t>
      </w:r>
    </w:p>
    <w:tbl>
      <w:tblPr>
        <w:tblStyle w:val="ab"/>
        <w:tblW w:w="8602" w:type="dxa"/>
        <w:jc w:val="center"/>
        <w:tblLayout w:type="fixed"/>
        <w:tblLook w:val="04A0" w:firstRow="1" w:lastRow="0" w:firstColumn="1" w:lastColumn="0" w:noHBand="0" w:noVBand="1"/>
      </w:tblPr>
      <w:tblGrid>
        <w:gridCol w:w="1087"/>
        <w:gridCol w:w="1107"/>
        <w:gridCol w:w="975"/>
        <w:gridCol w:w="1530"/>
        <w:gridCol w:w="2367"/>
        <w:gridCol w:w="1536"/>
      </w:tblGrid>
      <w:tr w:rsidR="00030822">
        <w:trPr>
          <w:jc w:val="center"/>
        </w:trPr>
        <w:tc>
          <w:tcPr>
            <w:tcW w:w="108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证券代码</w:t>
            </w:r>
          </w:p>
        </w:tc>
        <w:tc>
          <w:tcPr>
            <w:tcW w:w="110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证券简称</w:t>
            </w:r>
          </w:p>
        </w:tc>
        <w:tc>
          <w:tcPr>
            <w:tcW w:w="975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基础证券代码</w:t>
            </w:r>
          </w:p>
        </w:tc>
        <w:tc>
          <w:tcPr>
            <w:tcW w:w="1530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jc w:val="center"/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开盘参考价（元）</w:t>
            </w:r>
          </w:p>
        </w:tc>
        <w:tc>
          <w:tcPr>
            <w:tcW w:w="236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用途类型</w:t>
            </w:r>
          </w:p>
        </w:tc>
        <w:tc>
          <w:tcPr>
            <w:tcW w:w="1536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挂牌转让首日</w:t>
            </w:r>
          </w:p>
        </w:tc>
      </w:tr>
      <w:tr w:rsidR="00030822">
        <w:trPr>
          <w:trHeight w:val="90"/>
          <w:jc w:val="center"/>
        </w:trPr>
        <w:tc>
          <w:tcPr>
            <w:tcW w:w="108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124999</w:t>
            </w:r>
          </w:p>
        </w:tc>
        <w:tc>
          <w:tcPr>
            <w:tcW w:w="110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01</w:t>
            </w:r>
          </w:p>
        </w:tc>
        <w:tc>
          <w:tcPr>
            <w:tcW w:w="975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300001</w:t>
            </w:r>
          </w:p>
        </w:tc>
        <w:tc>
          <w:tcPr>
            <w:tcW w:w="1530" w:type="dxa"/>
            <w:vAlign w:val="center"/>
          </w:tcPr>
          <w:p w:rsidR="00030822" w:rsidRDefault="00820D71">
            <w:pPr>
              <w:jc w:val="center"/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36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再融资定向可转债</w:t>
            </w:r>
          </w:p>
        </w:tc>
        <w:tc>
          <w:tcPr>
            <w:tcW w:w="153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</w:tr>
      <w:tr w:rsidR="00030822">
        <w:trPr>
          <w:trHeight w:val="328"/>
          <w:jc w:val="center"/>
        </w:trPr>
        <w:tc>
          <w:tcPr>
            <w:tcW w:w="108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124998</w:t>
            </w:r>
          </w:p>
        </w:tc>
        <w:tc>
          <w:tcPr>
            <w:tcW w:w="110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02</w:t>
            </w:r>
          </w:p>
        </w:tc>
        <w:tc>
          <w:tcPr>
            <w:tcW w:w="975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002008</w:t>
            </w:r>
          </w:p>
        </w:tc>
        <w:tc>
          <w:tcPr>
            <w:tcW w:w="1530" w:type="dxa"/>
            <w:vAlign w:val="center"/>
          </w:tcPr>
          <w:p w:rsidR="00030822" w:rsidRDefault="00820D71">
            <w:pPr>
              <w:jc w:val="center"/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36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配套融资定向可转债</w:t>
            </w:r>
          </w:p>
        </w:tc>
        <w:tc>
          <w:tcPr>
            <w:tcW w:w="153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</w:tr>
      <w:tr w:rsidR="00030822">
        <w:trPr>
          <w:jc w:val="center"/>
        </w:trPr>
        <w:tc>
          <w:tcPr>
            <w:tcW w:w="108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124997</w:t>
            </w:r>
          </w:p>
        </w:tc>
        <w:tc>
          <w:tcPr>
            <w:tcW w:w="110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03</w:t>
            </w:r>
          </w:p>
        </w:tc>
        <w:tc>
          <w:tcPr>
            <w:tcW w:w="975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000034</w:t>
            </w:r>
          </w:p>
        </w:tc>
        <w:tc>
          <w:tcPr>
            <w:tcW w:w="1530" w:type="dxa"/>
            <w:vAlign w:val="center"/>
          </w:tcPr>
          <w:p w:rsidR="00030822" w:rsidRDefault="00820D71">
            <w:pPr>
              <w:jc w:val="center"/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36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资产对价定向可转债</w:t>
            </w:r>
          </w:p>
        </w:tc>
        <w:tc>
          <w:tcPr>
            <w:tcW w:w="153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</w:tr>
    </w:tbl>
    <w:p w:rsidR="00030822" w:rsidRDefault="00820D71">
      <w:pPr>
        <w:pStyle w:val="af1"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color w:val="000000"/>
          <w:sz w:val="28"/>
        </w:rPr>
      </w:pPr>
      <w:r>
        <w:rPr>
          <w:rFonts w:ascii="楷体_GB2312" w:eastAsia="楷体_GB2312" w:hAnsi="楷体_GB2312" w:cs="楷体_GB2312" w:hint="eastAsia"/>
          <w:color w:val="000000"/>
          <w:sz w:val="28"/>
        </w:rPr>
        <w:t>中国结算深圳分公司为测试账户在每个有效的A股托管单元新增登记上述证券股份性质00和01的持仓各10,000张。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left="0"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转股业务参数</w:t>
      </w:r>
    </w:p>
    <w:tbl>
      <w:tblPr>
        <w:tblStyle w:val="ab"/>
        <w:tblW w:w="8434" w:type="dxa"/>
        <w:tblLayout w:type="fixed"/>
        <w:tblLook w:val="04A0" w:firstRow="1" w:lastRow="0" w:firstColumn="1" w:lastColumn="0" w:noHBand="0" w:noVBand="1"/>
      </w:tblPr>
      <w:tblGrid>
        <w:gridCol w:w="1146"/>
        <w:gridCol w:w="1157"/>
        <w:gridCol w:w="1156"/>
        <w:gridCol w:w="1080"/>
        <w:gridCol w:w="1342"/>
        <w:gridCol w:w="2553"/>
      </w:tblGrid>
      <w:tr w:rsidR="00030822">
        <w:trPr>
          <w:tblHeader/>
        </w:trPr>
        <w:tc>
          <w:tcPr>
            <w:tcW w:w="1146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证券代码</w:t>
            </w:r>
          </w:p>
        </w:tc>
        <w:tc>
          <w:tcPr>
            <w:tcW w:w="1157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证券简称</w:t>
            </w:r>
          </w:p>
        </w:tc>
        <w:tc>
          <w:tcPr>
            <w:tcW w:w="1156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标的代码</w:t>
            </w:r>
          </w:p>
        </w:tc>
        <w:tc>
          <w:tcPr>
            <w:tcW w:w="1080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标的简称</w:t>
            </w:r>
          </w:p>
        </w:tc>
        <w:tc>
          <w:tcPr>
            <w:tcW w:w="1342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转股起始日</w:t>
            </w:r>
          </w:p>
        </w:tc>
        <w:tc>
          <w:tcPr>
            <w:tcW w:w="2553" w:type="dxa"/>
            <w:shd w:val="clear" w:color="auto" w:fill="80BD80" w:themeFill="background1" w:themeFillShade="BF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业务方案</w:t>
            </w:r>
          </w:p>
        </w:tc>
      </w:tr>
      <w:tr w:rsidR="00030822">
        <w:tc>
          <w:tcPr>
            <w:tcW w:w="114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124999</w:t>
            </w:r>
          </w:p>
        </w:tc>
        <w:tc>
          <w:tcPr>
            <w:tcW w:w="115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01</w:t>
            </w:r>
          </w:p>
        </w:tc>
        <w:tc>
          <w:tcPr>
            <w:tcW w:w="115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300001</w:t>
            </w:r>
          </w:p>
        </w:tc>
        <w:tc>
          <w:tcPr>
            <w:tcW w:w="1080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特锐德</w:t>
            </w:r>
            <w:proofErr w:type="gramEnd"/>
          </w:p>
        </w:tc>
        <w:tc>
          <w:tcPr>
            <w:tcW w:w="1342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  <w:tc>
          <w:tcPr>
            <w:tcW w:w="2553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转股价格:10元/股</w:t>
            </w:r>
          </w:p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转股股份是否限售：否</w:t>
            </w:r>
          </w:p>
        </w:tc>
      </w:tr>
      <w:tr w:rsidR="00030822">
        <w:tc>
          <w:tcPr>
            <w:tcW w:w="114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124998</w:t>
            </w:r>
          </w:p>
        </w:tc>
        <w:tc>
          <w:tcPr>
            <w:tcW w:w="115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02</w:t>
            </w:r>
          </w:p>
        </w:tc>
        <w:tc>
          <w:tcPr>
            <w:tcW w:w="115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002008</w:t>
            </w:r>
          </w:p>
        </w:tc>
        <w:tc>
          <w:tcPr>
            <w:tcW w:w="1080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大族激光</w:t>
            </w:r>
          </w:p>
        </w:tc>
        <w:tc>
          <w:tcPr>
            <w:tcW w:w="1342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  <w:tc>
          <w:tcPr>
            <w:tcW w:w="2553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转股价格:20元/股</w:t>
            </w:r>
          </w:p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转股股份是否限售：是</w:t>
            </w:r>
          </w:p>
          <w:p w:rsidR="00030822" w:rsidRDefault="00820D71" w:rsidP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不限售起始日：</w:t>
            </w: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2022/8/1</w:t>
            </w:r>
          </w:p>
        </w:tc>
      </w:tr>
      <w:tr w:rsidR="00030822">
        <w:tc>
          <w:tcPr>
            <w:tcW w:w="114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123048</w:t>
            </w:r>
          </w:p>
        </w:tc>
        <w:tc>
          <w:tcPr>
            <w:tcW w:w="1157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应急转债</w:t>
            </w:r>
          </w:p>
        </w:tc>
        <w:tc>
          <w:tcPr>
            <w:tcW w:w="1156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300527</w:t>
            </w:r>
          </w:p>
        </w:tc>
        <w:tc>
          <w:tcPr>
            <w:tcW w:w="1080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中船应急</w:t>
            </w:r>
          </w:p>
        </w:tc>
        <w:tc>
          <w:tcPr>
            <w:tcW w:w="1342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  <w:lang w:bidi="ar"/>
              </w:rPr>
              <w:t>2022/7/30</w:t>
            </w:r>
          </w:p>
        </w:tc>
        <w:tc>
          <w:tcPr>
            <w:tcW w:w="2553" w:type="dxa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转股价格:5.04元/股</w:t>
            </w:r>
          </w:p>
        </w:tc>
      </w:tr>
    </w:tbl>
    <w:p w:rsidR="005868B6" w:rsidRPr="005868B6" w:rsidRDefault="005868B6" w:rsidP="005868B6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中国结算深圳分公司为测试账户在每个有效的A股托管单元新增登记123048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债券</w:t>
      </w: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的无限</w:t>
      </w:r>
      <w:proofErr w:type="gramStart"/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售流通</w:t>
      </w:r>
      <w:proofErr w:type="gramEnd"/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回售</w:t>
      </w:r>
      <w:r w:rsidR="005868B6">
        <w:rPr>
          <w:rFonts w:ascii="楷体_GB2312" w:eastAsia="楷体_GB2312" w:hint="eastAsia"/>
          <w:color w:val="000000"/>
          <w:sz w:val="28"/>
          <w:szCs w:val="28"/>
        </w:rPr>
        <w:t>业务参数</w:t>
      </w:r>
    </w:p>
    <w:tbl>
      <w:tblPr>
        <w:tblW w:w="55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1602"/>
        <w:gridCol w:w="2212"/>
      </w:tblGrid>
      <w:tr w:rsidR="00830E0C" w:rsidTr="00830E0C">
        <w:trPr>
          <w:trHeight w:val="380"/>
          <w:jc w:val="center"/>
        </w:trPr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  <w:vAlign w:val="center"/>
          </w:tcPr>
          <w:p w:rsidR="00830E0C" w:rsidRDefault="00830E0C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证券代码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  <w:vAlign w:val="center"/>
          </w:tcPr>
          <w:p w:rsidR="00830E0C" w:rsidRDefault="00830E0C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证券简称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  <w:vAlign w:val="center"/>
          </w:tcPr>
          <w:p w:rsidR="00830E0C" w:rsidRDefault="00830E0C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回售</w:t>
            </w:r>
            <w:proofErr w:type="gramStart"/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申报日</w:t>
            </w:r>
            <w:proofErr w:type="gramEnd"/>
          </w:p>
        </w:tc>
      </w:tr>
      <w:tr w:rsidR="00830E0C" w:rsidTr="00830E0C">
        <w:trPr>
          <w:trHeight w:val="380"/>
          <w:jc w:val="center"/>
        </w:trPr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Default="00830E0C">
            <w:pPr>
              <w:widowControl/>
              <w:jc w:val="center"/>
              <w:rPr>
                <w:rFonts w:ascii="楷体" w:eastAsia="楷体" w:hAnsi="楷体" w:cs="楷体"/>
                <w:bCs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124999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Default="00830E0C">
            <w:pPr>
              <w:widowControl/>
              <w:jc w:val="center"/>
              <w:rPr>
                <w:rFonts w:ascii="楷体" w:eastAsia="楷体" w:hAnsi="楷体" w:cs="楷体"/>
                <w:bCs/>
                <w:kern w:val="0"/>
                <w:sz w:val="20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01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Default="00830E0C">
            <w:pPr>
              <w:widowControl/>
              <w:jc w:val="center"/>
              <w:rPr>
                <w:rFonts w:ascii="楷体" w:eastAsia="楷体" w:hAnsi="楷体" w:cs="楷体"/>
                <w:bCs/>
                <w:kern w:val="0"/>
                <w:sz w:val="20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</w:tr>
      <w:tr w:rsidR="00830E0C" w:rsidTr="00830E0C">
        <w:trPr>
          <w:trHeight w:val="392"/>
          <w:jc w:val="center"/>
        </w:trPr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Pr="006204D5" w:rsidRDefault="00830E0C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 w:rsidRPr="006204D5"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127063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Pr="006204D5" w:rsidRDefault="00830E0C">
            <w:pPr>
              <w:widowControl/>
              <w:jc w:val="center"/>
              <w:rPr>
                <w:rFonts w:ascii="楷体_GB2312" w:eastAsia="楷体_GB2312" w:hAnsi="楷体_GB2312" w:cs="楷体_GB2312"/>
                <w:color w:val="000000"/>
                <w:szCs w:val="21"/>
              </w:rPr>
            </w:pPr>
            <w:r w:rsidRPr="006204D5"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贵轮转债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0E0C" w:rsidRDefault="00830E0C">
            <w:pPr>
              <w:widowControl/>
              <w:jc w:val="center"/>
              <w:rPr>
                <w:rFonts w:ascii="楷体" w:eastAsia="楷体" w:hAnsi="楷体" w:cs="楷体"/>
                <w:bCs/>
                <w:kern w:val="0"/>
                <w:sz w:val="20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</w:tr>
    </w:tbl>
    <w:p w:rsidR="005868B6" w:rsidRPr="005868B6" w:rsidRDefault="005868B6" w:rsidP="005868B6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中国结算深圳分公司为测试账户在每个有效的A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股托管单元新增登记12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7063债券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的无限</w:t>
      </w:r>
      <w:proofErr w:type="gramStart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售流通</w:t>
      </w:r>
      <w:proofErr w:type="gramEnd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赎回</w:t>
      </w:r>
      <w:r w:rsidR="005868B6">
        <w:rPr>
          <w:rFonts w:ascii="楷体_GB2312" w:eastAsia="楷体_GB2312" w:hint="eastAsia"/>
          <w:color w:val="000000"/>
          <w:sz w:val="28"/>
          <w:szCs w:val="28"/>
        </w:rPr>
        <w:t>业务参数</w:t>
      </w:r>
    </w:p>
    <w:tbl>
      <w:tblPr>
        <w:tblStyle w:val="ab"/>
        <w:tblW w:w="7706" w:type="dxa"/>
        <w:jc w:val="center"/>
        <w:tblLayout w:type="fixed"/>
        <w:tblLook w:val="04A0" w:firstRow="1" w:lastRow="0" w:firstColumn="1" w:lastColumn="0" w:noHBand="0" w:noVBand="1"/>
      </w:tblPr>
      <w:tblGrid>
        <w:gridCol w:w="1260"/>
        <w:gridCol w:w="1134"/>
        <w:gridCol w:w="2062"/>
        <w:gridCol w:w="3250"/>
      </w:tblGrid>
      <w:tr w:rsidR="00030822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证券代码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证券简称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股权登记日</w:t>
            </w:r>
          </w:p>
        </w:tc>
        <w:tc>
          <w:tcPr>
            <w:tcW w:w="3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业务方案</w:t>
            </w:r>
          </w:p>
        </w:tc>
      </w:tr>
      <w:tr w:rsidR="00030822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128136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proofErr w:type="gramStart"/>
            <w:r>
              <w:rPr>
                <w:rFonts w:ascii="楷体" w:eastAsia="楷体" w:hAnsi="楷体" w:hint="eastAsia"/>
                <w:kern w:val="0"/>
                <w:sz w:val="20"/>
              </w:rPr>
              <w:t>立迅转</w:t>
            </w:r>
            <w:proofErr w:type="gramEnd"/>
            <w:r>
              <w:rPr>
                <w:rFonts w:ascii="楷体" w:eastAsia="楷体" w:hAnsi="楷体" w:hint="eastAsia"/>
                <w:kern w:val="0"/>
                <w:sz w:val="20"/>
              </w:rPr>
              <w:t>债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2022/7/30</w:t>
            </w:r>
          </w:p>
        </w:tc>
        <w:tc>
          <w:tcPr>
            <w:tcW w:w="3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部分赎回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每张赎回本金：100元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赎回比例：50%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每张兑息金额：7元</w:t>
            </w:r>
          </w:p>
        </w:tc>
      </w:tr>
    </w:tbl>
    <w:p w:rsidR="005868B6" w:rsidRPr="005868B6" w:rsidRDefault="005868B6" w:rsidP="005868B6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中国结算深圳分公司为测试账户在每个有效的A股托管单元新增登记128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136债券</w:t>
      </w: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的无限</w:t>
      </w:r>
      <w:proofErr w:type="gramStart"/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售流通</w:t>
      </w:r>
      <w:proofErr w:type="gramEnd"/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兑付</w:t>
      </w:r>
      <w:r w:rsidR="005868B6">
        <w:rPr>
          <w:rFonts w:ascii="楷体_GB2312" w:eastAsia="楷体_GB2312" w:hint="eastAsia"/>
          <w:color w:val="000000"/>
          <w:sz w:val="28"/>
          <w:szCs w:val="28"/>
        </w:rPr>
        <w:t>业务参数</w:t>
      </w:r>
    </w:p>
    <w:tbl>
      <w:tblPr>
        <w:tblStyle w:val="ab"/>
        <w:tblW w:w="8279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134"/>
        <w:gridCol w:w="1282"/>
        <w:gridCol w:w="1903"/>
        <w:gridCol w:w="2372"/>
      </w:tblGrid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证券类别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证券代码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证券简称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权益登记日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</w:rPr>
              <w:t>业务方案</w:t>
            </w:r>
          </w:p>
        </w:tc>
      </w:tr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定向可转债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124998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02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全部兑付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每张兑付本金：100元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每张兑息金额：18.25元</w:t>
            </w:r>
          </w:p>
        </w:tc>
      </w:tr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非定向可转债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123075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贝斯转债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全部兑付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每张兑付本金：100元</w:t>
            </w:r>
          </w:p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每张兑息金额：16元</w:t>
            </w:r>
          </w:p>
        </w:tc>
      </w:tr>
    </w:tbl>
    <w:p w:rsidR="005868B6" w:rsidRPr="005868B6" w:rsidRDefault="005868B6" w:rsidP="005868B6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中国结算深圳分公司为测试账户在每个有效的A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股托管单元新增登记1230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75债券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的无限</w:t>
      </w:r>
      <w:proofErr w:type="gramStart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售流通</w:t>
      </w:r>
      <w:proofErr w:type="gramEnd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派息</w:t>
      </w:r>
      <w:r w:rsidR="005868B6">
        <w:rPr>
          <w:rFonts w:ascii="楷体_GB2312" w:eastAsia="楷体_GB2312" w:hint="eastAsia"/>
          <w:color w:val="000000"/>
          <w:sz w:val="28"/>
          <w:szCs w:val="28"/>
        </w:rPr>
        <w:t>业务参数</w:t>
      </w:r>
    </w:p>
    <w:tbl>
      <w:tblPr>
        <w:tblStyle w:val="ab"/>
        <w:tblW w:w="8279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134"/>
        <w:gridCol w:w="1282"/>
        <w:gridCol w:w="1979"/>
        <w:gridCol w:w="2296"/>
      </w:tblGrid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  <w:lang w:bidi="ar"/>
              </w:rPr>
              <w:t>证券类别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  <w:lang w:bidi="ar"/>
              </w:rPr>
              <w:t>证券代码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  <w:lang w:bidi="ar"/>
              </w:rPr>
              <w:t>证券简称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  <w:lang w:bidi="ar"/>
              </w:rPr>
              <w:t>登记日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BD80" w:themeFill="background1" w:themeFillShade="BF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楷体_GB2312" w:eastAsia="楷体_GB2312" w:hAnsi="楷体_GB2312" w:cs="楷体_GB2312" w:hint="eastAsia"/>
                <w:b/>
                <w:bCs/>
                <w:color w:val="000000"/>
                <w:szCs w:val="21"/>
                <w:lang w:bidi="ar"/>
              </w:rPr>
              <w:t>业务方案</w:t>
            </w:r>
          </w:p>
        </w:tc>
      </w:tr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定向可转债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124997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定转测</w:t>
            </w:r>
            <w:proofErr w:type="gramEnd"/>
            <w:r>
              <w:rPr>
                <w:rFonts w:ascii="楷体_GB2312" w:eastAsia="楷体_GB2312" w:hAnsi="楷体_GB2312" w:cs="楷体_GB2312" w:hint="eastAsia"/>
                <w:color w:val="000000"/>
                <w:szCs w:val="21"/>
              </w:rPr>
              <w:t>03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每10张利息50元</w:t>
            </w:r>
          </w:p>
        </w:tc>
      </w:tr>
      <w:tr w:rsidR="00030822">
        <w:trPr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非定向可转债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123073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同和转债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lang w:bidi="ar"/>
              </w:rPr>
              <w:t>2022/7/30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widowControl/>
              <w:jc w:val="center"/>
              <w:rPr>
                <w:rFonts w:ascii="楷体" w:eastAsia="楷体" w:hAnsi="楷体"/>
                <w:kern w:val="0"/>
                <w:sz w:val="20"/>
              </w:rPr>
            </w:pPr>
            <w:r>
              <w:rPr>
                <w:rFonts w:ascii="楷体" w:eastAsia="楷体" w:hAnsi="楷体" w:hint="eastAsia"/>
                <w:kern w:val="0"/>
                <w:sz w:val="20"/>
              </w:rPr>
              <w:t>每10张利息35元</w:t>
            </w:r>
          </w:p>
        </w:tc>
      </w:tr>
    </w:tbl>
    <w:p w:rsidR="005868B6" w:rsidRPr="005868B6" w:rsidRDefault="005868B6" w:rsidP="005868B6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 w:rsidRPr="005868B6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中国结算深圳分公司为测试账户在每个有效的A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股托管单元新增登记1230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73债券</w:t>
      </w:r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的无限</w:t>
      </w:r>
      <w:proofErr w:type="gramStart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售流通</w:t>
      </w:r>
      <w:proofErr w:type="gramEnd"/>
      <w:r w:rsidRPr="00DA55A0"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份额10,000张。</w:t>
      </w:r>
    </w:p>
    <w:p w:rsidR="00030822" w:rsidRDefault="00820D71">
      <w:pPr>
        <w:pStyle w:val="af1"/>
        <w:numPr>
          <w:ilvl w:val="0"/>
          <w:numId w:val="4"/>
        </w:numPr>
        <w:spacing w:line="560" w:lineRule="exact"/>
        <w:ind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资金账户余额设置</w:t>
      </w:r>
    </w:p>
    <w:p w:rsidR="00030822" w:rsidRDefault="00820D71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中国结算深圳分公司统一将所有结算参与人2022年7月30日的现货结算备付金账户余额修改为100亿元。如果需要调整，可致电中国结算深圳分公司进行账户余额的调整，联系电话：0755-88666429。</w:t>
      </w:r>
    </w:p>
    <w:p w:rsidR="00030822" w:rsidRDefault="00030822">
      <w:pPr>
        <w:pStyle w:val="af1"/>
        <w:numPr>
          <w:ins w:id="1" w:author="SQLIU" w:date="2022-06-28T14:51:00Z"/>
        </w:numPr>
        <w:spacing w:line="560" w:lineRule="exact"/>
        <w:ind w:left="630" w:firstLineChars="0" w:firstLine="0"/>
        <w:rPr>
          <w:rFonts w:ascii="楷体_GB2312" w:eastAsia="楷体_GB2312"/>
          <w:color w:val="000000"/>
          <w:sz w:val="28"/>
          <w:szCs w:val="28"/>
        </w:rPr>
      </w:pPr>
    </w:p>
    <w:bookmarkEnd w:id="0"/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注意事项</w:t>
      </w:r>
    </w:p>
    <w:p w:rsidR="00030822" w:rsidRDefault="00820D71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spacing w:line="560" w:lineRule="exact"/>
        <w:ind w:left="0" w:firstLine="567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本次测试包括交易系统、结算系统、D-COM系统（不包括资金划拨业务）。</w:t>
      </w:r>
    </w:p>
    <w:p w:rsidR="00030822" w:rsidRDefault="00820D71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D-COM系统在2022年7月30日期间属于测试环境，2022年7月30日（星期六）23:45以后将恢复</w:t>
      </w:r>
      <w:proofErr w:type="gramStart"/>
      <w:r>
        <w:rPr>
          <w:rFonts w:ascii="楷体_GB2312" w:eastAsia="楷体_GB2312" w:hAnsi="楷体_GB2312" w:cs="楷体_GB2312" w:hint="eastAsia"/>
          <w:sz w:val="28"/>
          <w:szCs w:val="28"/>
        </w:rPr>
        <w:t>回生产</w:t>
      </w:r>
      <w:proofErr w:type="gramEnd"/>
      <w:r>
        <w:rPr>
          <w:rFonts w:ascii="楷体_GB2312" w:eastAsia="楷体_GB2312" w:hAnsi="楷体_GB2312" w:cs="楷体_GB2312" w:hint="eastAsia"/>
          <w:sz w:val="28"/>
          <w:szCs w:val="28"/>
        </w:rPr>
        <w:t>环境。</w:t>
      </w:r>
    </w:p>
    <w:p w:rsidR="00030822" w:rsidRDefault="00820D71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测试期间通过交易终端进行的密码修改、用户添加等用户管理相关操作，仅在测试期间有效，仅适用于2022年7月30日全网测试。</w:t>
      </w:r>
    </w:p>
    <w:p w:rsidR="00030822" w:rsidRDefault="00820D71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请各参测单位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根据自身技术系统情况，制定详尽的测试计划和操作流程。测试前</w:t>
      </w:r>
      <w:r>
        <w:rPr>
          <w:rFonts w:ascii="楷体_GB2312" w:eastAsia="楷体_GB2312" w:hAnsi="楷体_GB2312" w:cs="楷体_GB2312" w:hint="eastAsia"/>
          <w:sz w:val="28"/>
          <w:szCs w:val="28"/>
        </w:rPr>
        <w:t>先做好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线上系统和数据环境的保护工作</w:t>
      </w:r>
      <w:r>
        <w:rPr>
          <w:rFonts w:ascii="楷体_GB2312" w:eastAsia="楷体_GB2312" w:hAnsi="楷体_GB2312" w:cs="楷体_GB2312" w:hint="eastAsia"/>
          <w:sz w:val="28"/>
          <w:szCs w:val="28"/>
        </w:rPr>
        <w:t>，再准备2022年7月30日测试相关数据。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测试完成后做好线上系统的变更稽核和数据环境的恢复工作，确保下一交易日（2022年8月1日）生产系统的正确运行。</w:t>
      </w:r>
    </w:p>
    <w:p w:rsidR="00030822" w:rsidRDefault="00820D71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 w:rsidR="00030822" w:rsidRDefault="00030822">
      <w:pPr>
        <w:numPr>
          <w:ilvl w:val="255"/>
          <w:numId w:val="0"/>
        </w:numPr>
        <w:tabs>
          <w:tab w:val="left" w:pos="840"/>
          <w:tab w:val="left" w:pos="928"/>
          <w:tab w:val="left" w:pos="1050"/>
        </w:tabs>
        <w:ind w:left="567"/>
        <w:rPr>
          <w:rFonts w:ascii="楷体_GB2312" w:eastAsia="楷体_GB2312" w:hAnsi="楷体_GB2312" w:cs="楷体_GB2312"/>
          <w:sz w:val="28"/>
          <w:szCs w:val="28"/>
        </w:rPr>
      </w:pPr>
    </w:p>
    <w:p w:rsidR="00030822" w:rsidRDefault="00820D71">
      <w:pPr>
        <w:numPr>
          <w:ilvl w:val="0"/>
          <w:numId w:val="1"/>
        </w:numPr>
        <w:ind w:left="0" w:firstLine="0"/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测试要求</w:t>
      </w:r>
    </w:p>
    <w:p w:rsidR="00030822" w:rsidRDefault="00820D71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请各会员</w:t>
      </w:r>
      <w:bookmarkStart w:id="2" w:name="_Hlk43975629"/>
      <w:r>
        <w:rPr>
          <w:rFonts w:ascii="楷体_GB2312" w:eastAsia="楷体_GB2312" w:hAnsi="楷体_GB2312" w:cs="楷体_GB2312" w:hint="eastAsia"/>
          <w:sz w:val="28"/>
          <w:szCs w:val="28"/>
        </w:rPr>
        <w:t>、基金管理公司、行情服务商、</w:t>
      </w:r>
      <w:bookmarkEnd w:id="2"/>
      <w:r>
        <w:rPr>
          <w:rFonts w:ascii="楷体_GB2312" w:eastAsia="楷体_GB2312" w:hAnsi="楷体_GB2312" w:cs="楷体_GB2312" w:hint="eastAsia"/>
          <w:sz w:val="28"/>
          <w:szCs w:val="28"/>
        </w:rPr>
        <w:t>结算参与机构及相关单位务必参加测试。因故不能参加测试者，请务必填写反馈表（参见附件1）说明原因，并通知深交所。</w:t>
      </w:r>
    </w:p>
    <w:p w:rsidR="00030822" w:rsidRDefault="00820D71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在测试过程中，请各参测单位详细记载测试现象与结果，检查其正确性。如发现异常现象，请及时报告。</w:t>
      </w:r>
    </w:p>
    <w:p w:rsidR="00030822" w:rsidRDefault="00820D71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完成后，各参测单位应在2022年7月30日14:30前提交测试反馈表（见附件1）。请会员单位、基金管理公司、期货公司等交易参与者登录深交所“会员业务专区”首页底部“友情链接―在线调查表”栏目填写并提交反馈表（填报内容支持更新）；行情服务商、结算参与机构等无法登录会员业务专区的参测单位,请通过互联网地址https://survey.szse.cn/v/tech填写反馈表（填报内容不支持更新，多次提交以最后一次为准）。</w:t>
      </w:r>
    </w:p>
    <w:p w:rsidR="00030822" w:rsidRDefault="00030822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</w:p>
    <w:p w:rsidR="00030822" w:rsidRDefault="00820D71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联系电话</w:t>
      </w:r>
    </w:p>
    <w:p w:rsidR="00030822" w:rsidRDefault="00820D71">
      <w:pPr>
        <w:widowControl/>
        <w:spacing w:line="360" w:lineRule="atLeast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技术咨询电话：</w:t>
      </w:r>
    </w:p>
    <w:p w:rsidR="00030822" w:rsidRDefault="00820D71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深圳证券交易所：0755-82083510</w:t>
      </w:r>
    </w:p>
    <w:p w:rsidR="00030822" w:rsidRDefault="00820D71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中国结算深圳分公司：0755-25946080</w:t>
      </w:r>
    </w:p>
    <w:p w:rsidR="00030822" w:rsidRDefault="00820D71">
      <w:pPr>
        <w:widowControl/>
        <w:spacing w:line="360" w:lineRule="atLeast"/>
        <w:ind w:firstLineChars="1400" w:firstLine="39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0755-88666429（仅测试期间）</w:t>
      </w:r>
    </w:p>
    <w:p w:rsidR="00030822" w:rsidRDefault="00820D71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深圳证券通信有限公司：0755-83182222</w:t>
      </w:r>
    </w:p>
    <w:p w:rsidR="00030822" w:rsidRDefault="00820D71">
      <w:pPr>
        <w:widowControl/>
        <w:spacing w:line="360" w:lineRule="atLeast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业务咨询电话：</w:t>
      </w:r>
    </w:p>
    <w:p w:rsidR="00030822" w:rsidRDefault="00820D71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 xml:space="preserve">深圳证券交易所：0755-88668182 </w:t>
      </w:r>
    </w:p>
    <w:p w:rsidR="00030822" w:rsidRDefault="00030822">
      <w:pPr>
        <w:widowControl/>
        <w:spacing w:line="360" w:lineRule="atLeast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030822" w:rsidRDefault="00030822">
      <w:pPr>
        <w:widowControl/>
        <w:spacing w:line="360" w:lineRule="atLeast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030822" w:rsidRDefault="00820D71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深圳证券交易所</w:t>
      </w:r>
    </w:p>
    <w:p w:rsidR="00030822" w:rsidRDefault="00820D71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中国证券登记结算有限责任公司深圳分公司</w:t>
      </w:r>
    </w:p>
    <w:p w:rsidR="00030822" w:rsidRDefault="00820D71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2022年7月2</w:t>
      </w:r>
      <w:r w:rsidR="002747E6">
        <w:rPr>
          <w:rFonts w:ascii="楷体_GB2312" w:eastAsia="楷体_GB2312" w:hAnsi="楷体_GB2312" w:cs="楷体_GB2312" w:hint="eastAsia"/>
          <w:kern w:val="0"/>
          <w:sz w:val="28"/>
          <w:szCs w:val="28"/>
        </w:rPr>
        <w:t>7</w:t>
      </w: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日</w:t>
      </w:r>
    </w:p>
    <w:p w:rsidR="00030822" w:rsidRDefault="00030822">
      <w:pPr>
        <w:pStyle w:val="a5"/>
        <w:spacing w:after="156"/>
        <w:rPr>
          <w:rFonts w:ascii="楷体_GB2312" w:hAnsi="楷体_GB2312" w:cs="楷体_GB2312"/>
          <w:b/>
          <w:color w:val="000000"/>
          <w:szCs w:val="28"/>
        </w:rPr>
        <w:sectPr w:rsidR="000308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30822" w:rsidRDefault="00820D71">
      <w:pPr>
        <w:pStyle w:val="a5"/>
        <w:spacing w:after="156"/>
        <w:rPr>
          <w:rFonts w:ascii="楷体_GB2312" w:hAnsi="楷体_GB2312" w:cs="楷体_GB2312"/>
          <w:b/>
          <w:color w:val="000000"/>
          <w:szCs w:val="28"/>
        </w:rPr>
      </w:pPr>
      <w:r>
        <w:rPr>
          <w:rFonts w:ascii="楷体_GB2312" w:hAnsi="楷体_GB2312" w:cs="楷体_GB2312" w:hint="eastAsia"/>
          <w:b/>
          <w:color w:val="000000"/>
          <w:szCs w:val="28"/>
        </w:rPr>
        <w:t>附件</w:t>
      </w:r>
      <w:r>
        <w:rPr>
          <w:rFonts w:ascii="楷体_GB2312" w:hAnsi="楷体_GB2312" w:cs="楷体_GB2312"/>
          <w:b/>
          <w:color w:val="000000"/>
          <w:szCs w:val="28"/>
        </w:rPr>
        <w:t>1</w:t>
      </w:r>
    </w:p>
    <w:p w:rsidR="00030822" w:rsidRDefault="00820D71">
      <w:pPr>
        <w:widowControl/>
        <w:spacing w:line="360" w:lineRule="atLeast"/>
        <w:jc w:val="center"/>
        <w:outlineLvl w:val="0"/>
        <w:rPr>
          <w:rFonts w:ascii="楷体_GB2312" w:eastAsia="楷体_GB2312" w:hAnsi="楷体_GB2312" w:cs="楷体_GB2312"/>
          <w:b/>
          <w:kern w:val="0"/>
          <w:sz w:val="32"/>
          <w:szCs w:val="21"/>
        </w:rPr>
      </w:pPr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可转债交易机制优化业务</w:t>
      </w:r>
    </w:p>
    <w:p w:rsidR="00030822" w:rsidRDefault="00820D71">
      <w:pPr>
        <w:widowControl/>
        <w:spacing w:line="360" w:lineRule="atLeast"/>
        <w:jc w:val="center"/>
        <w:outlineLvl w:val="0"/>
        <w:rPr>
          <w:rFonts w:ascii="楷体_GB2312" w:eastAsia="楷体_GB2312" w:hAnsi="楷体_GB2312" w:cs="楷体_GB2312"/>
          <w:b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2022年7月30日通关测试反馈表</w:t>
      </w: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"/>
        <w:gridCol w:w="2938"/>
        <w:gridCol w:w="2241"/>
        <w:gridCol w:w="452"/>
        <w:gridCol w:w="1416"/>
        <w:gridCol w:w="1857"/>
      </w:tblGrid>
      <w:tr w:rsidR="00030822">
        <w:trPr>
          <w:trHeight w:val="444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会员代码</w:t>
            </w:r>
          </w:p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（仅会员填写）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公司名称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030822">
        <w:trPr>
          <w:trHeight w:val="465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联系人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联系电话</w:t>
            </w:r>
          </w:p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(包括手机)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030822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Email地址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030822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本业务涉及系统的软件开发商名称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030822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030822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是否参加本次测试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◎已参测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◎未参测，未参测原因: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 xml:space="preserve"> ________</w:t>
            </w:r>
          </w:p>
        </w:tc>
      </w:tr>
      <w:tr w:rsidR="00030822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定向可转</w:t>
            </w:r>
            <w:proofErr w:type="gramStart"/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债相关</w:t>
            </w:r>
            <w:proofErr w:type="gramEnd"/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技术系统是否已上线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◎暂不开展此项业务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◎无需改造，已评估对现有系统无影响</w:t>
            </w:r>
            <w:r>
              <w:rPr>
                <w:rFonts w:ascii="楷体_GB2312" w:eastAsia="楷体_GB2312" w:hAnsi="楷体_GB2312" w:cs="楷体_GB2312" w:hint="eastAsia"/>
                <w:color w:val="FF0000"/>
                <w:sz w:val="20"/>
              </w:rPr>
              <w:t>（2021年1月9日全网测试后已上线的单位请填“无需改造”）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◎需要改造且技术系统已上线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◎需要改造但技术系统暂未上线，预计上线时间: ________。深交所、结算公司技术系统上线后，已评估现有业务均可正常开展。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◎需要改造但技术系统暂未上线，预计上线时间: ________。深交所、结算公司技术系统上线后，已评估现有业务</w:t>
            </w:r>
            <w:r>
              <w:rPr>
                <w:rFonts w:ascii="楷体_GB2312" w:eastAsia="楷体_GB2312" w:hAnsi="楷体_GB2312" w:cs="楷体_GB2312" w:hint="eastAsia"/>
                <w:b/>
                <w:sz w:val="20"/>
              </w:rPr>
              <w:t>无法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正常开展。业务影响________，应对措施：________。</w:t>
            </w:r>
          </w:p>
        </w:tc>
      </w:tr>
      <w:tr w:rsidR="00030822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可转债交易机制优化相关技术系统是否已上线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◎暂不开展此项业务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◎无需改造，已评估对现有系统无影响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◎需要改造且技术系统已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，预计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时间: ________。深交所、结算公司技术系统上线后，已评估现有业务均可正常开展。</w:t>
            </w:r>
          </w:p>
          <w:p w:rsidR="00030822" w:rsidRDefault="00820D71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，预计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时间: ________。深交所、结算公司技术系统上线后，已评估现有业务</w:t>
            </w:r>
            <w:r>
              <w:rPr>
                <w:rFonts w:ascii="楷体_GB2312" w:eastAsia="楷体_GB2312" w:hAnsi="楷体_GB2312" w:cs="楷体_GB2312" w:hint="eastAsia"/>
                <w:b/>
                <w:sz w:val="20"/>
              </w:rPr>
              <w:t>无法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正常开展。业务影响________，应对措施：________。</w:t>
            </w:r>
          </w:p>
        </w:tc>
      </w:tr>
      <w:tr w:rsidR="00030822">
        <w:trPr>
          <w:trHeight w:val="644"/>
          <w:jc w:val="center"/>
        </w:trPr>
        <w:tc>
          <w:tcPr>
            <w:tcW w:w="9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请填写以下各功能点测试结果</w:t>
            </w:r>
            <w:r>
              <w:rPr>
                <w:rFonts w:ascii="楷体_GB2312" w:eastAsia="楷体_GB2312" w:hAnsi="楷体_GB2312" w:cs="楷体_GB2312" w:hint="eastAsia"/>
                <w:b/>
                <w:bCs/>
                <w:sz w:val="20"/>
                <w:szCs w:val="20"/>
              </w:rPr>
              <w:t>（未参测单位可不填写以下内容）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以下为数据文件接口相关测试反馈（重点测试）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现货集中竞价交易业务参考信息文件（</w:t>
            </w:r>
            <w:proofErr w:type="spellStart"/>
            <w:r>
              <w:rPr>
                <w:rFonts w:eastAsia="楷体" w:hint="eastAsia"/>
                <w:sz w:val="20"/>
              </w:rPr>
              <w:t>cashauctionparams</w:t>
            </w:r>
            <w:proofErr w:type="spellEnd"/>
            <w:r>
              <w:rPr>
                <w:rFonts w:eastAsia="楷体" w:hint="eastAsia"/>
                <w:sz w:val="20"/>
              </w:rPr>
              <w:t>）接收与处理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协议交易业务参考信息文件（</w:t>
            </w:r>
            <w:proofErr w:type="spellStart"/>
            <w:r>
              <w:rPr>
                <w:rFonts w:eastAsia="楷体" w:hint="eastAsia"/>
                <w:sz w:val="20"/>
              </w:rPr>
              <w:t>negotiationparams</w:t>
            </w:r>
            <w:proofErr w:type="spellEnd"/>
            <w:r>
              <w:rPr>
                <w:rFonts w:eastAsia="楷体" w:hint="eastAsia"/>
                <w:sz w:val="20"/>
              </w:rPr>
              <w:t>）接收与处理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Theme="minorEastAsia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以下为交易相关测试反馈（重点测试）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可转债上市首日匹配成交业务的委托申报、成交回报（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010</w:t>
            </w:r>
            <w:r>
              <w:rPr>
                <w:rFonts w:eastAsia="楷体" w:hint="eastAsia"/>
                <w:sz w:val="20"/>
              </w:rPr>
              <w:t>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可转债非上市</w:t>
            </w:r>
            <w:proofErr w:type="gramEnd"/>
            <w:r>
              <w:rPr>
                <w:rFonts w:eastAsia="楷体" w:hint="eastAsia"/>
                <w:sz w:val="20"/>
              </w:rPr>
              <w:t>首日匹配成交业务的委托申报、成交回报（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010</w:t>
            </w:r>
            <w:r>
              <w:rPr>
                <w:rFonts w:eastAsia="楷体" w:hint="eastAsia"/>
                <w:sz w:val="20"/>
              </w:rPr>
              <w:t>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可转债上市首日协商成交业务的委托申报、成交回报（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050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051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052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053</w:t>
            </w:r>
            <w:r>
              <w:rPr>
                <w:rFonts w:eastAsia="楷体" w:hint="eastAsia"/>
                <w:sz w:val="20"/>
              </w:rPr>
              <w:t>之一）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可转债非上市</w:t>
            </w:r>
            <w:proofErr w:type="gramEnd"/>
            <w:r>
              <w:rPr>
                <w:rFonts w:eastAsia="楷体" w:hint="eastAsia"/>
                <w:sz w:val="20"/>
              </w:rPr>
              <w:t>首日协商成交业务的委托申报、成交回报（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050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051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052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053</w:t>
            </w:r>
            <w:r>
              <w:rPr>
                <w:rFonts w:eastAsia="楷体" w:hint="eastAsia"/>
                <w:sz w:val="20"/>
              </w:rPr>
              <w:t>之一）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可转债上市首日盘后定价成交业务的委托申报、成交回报（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060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061</w:t>
            </w:r>
            <w:r>
              <w:rPr>
                <w:rFonts w:eastAsia="楷体" w:hint="eastAsia"/>
                <w:sz w:val="20"/>
              </w:rPr>
              <w:t>之一）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可转债非上市</w:t>
            </w:r>
            <w:proofErr w:type="gramEnd"/>
            <w:r>
              <w:rPr>
                <w:rFonts w:eastAsia="楷体" w:hint="eastAsia"/>
                <w:sz w:val="20"/>
              </w:rPr>
              <w:t>首日盘后定价成交业务的委托申报、成交回报（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060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061</w:t>
            </w:r>
            <w:r>
              <w:rPr>
                <w:rFonts w:eastAsia="楷体" w:hint="eastAsia"/>
                <w:sz w:val="20"/>
              </w:rPr>
              <w:t>之一）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Pr="0083438F" w:rsidRDefault="00030822" w:rsidP="0083438F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定向可转债协商成交业务的委托申报、成交回报（</w:t>
            </w:r>
            <w:proofErr w:type="spellStart"/>
            <w:r>
              <w:rPr>
                <w:rFonts w:eastAsia="楷体" w:hint="eastAsia"/>
                <w:sz w:val="20"/>
              </w:rPr>
              <w:t>ApplID</w:t>
            </w:r>
            <w:proofErr w:type="spellEnd"/>
            <w:r>
              <w:rPr>
                <w:rFonts w:eastAsia="楷体" w:hint="eastAsia"/>
                <w:sz w:val="20"/>
              </w:rPr>
              <w:t>字段值仍填写为</w:t>
            </w:r>
            <w:r>
              <w:rPr>
                <w:rFonts w:eastAsia="楷体" w:hint="eastAsia"/>
                <w:sz w:val="20"/>
              </w:rPr>
              <w:t>050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051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052</w:t>
            </w:r>
            <w:r>
              <w:rPr>
                <w:rFonts w:eastAsia="楷体" w:hint="eastAsia"/>
                <w:sz w:val="20"/>
              </w:rPr>
              <w:t>、</w:t>
            </w:r>
            <w:r>
              <w:rPr>
                <w:rFonts w:eastAsia="楷体" w:hint="eastAsia"/>
                <w:sz w:val="20"/>
              </w:rPr>
              <w:t>053</w:t>
            </w:r>
            <w:r>
              <w:rPr>
                <w:rFonts w:eastAsia="楷体" w:hint="eastAsia"/>
                <w:sz w:val="20"/>
              </w:rPr>
              <w:t>之一）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以下为行情相关测试反馈（重点测试）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 w:rsidP="0083438F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深市可转债上市首日行情的接收与展示（匹配成交</w:t>
            </w:r>
            <w:r w:rsidR="005868B6">
              <w:rPr>
                <w:rFonts w:eastAsia="楷体" w:hint="eastAsia"/>
                <w:sz w:val="20"/>
              </w:rPr>
              <w:t>的</w:t>
            </w:r>
            <w:r>
              <w:rPr>
                <w:rFonts w:eastAsia="楷体" w:hint="eastAsia"/>
                <w:sz w:val="20"/>
              </w:rPr>
              <w:t>成交价首次上涨或下跌达到或超过一定幅度，将按业务规则触发盘中临时停牌，</w:t>
            </w:r>
            <w:r>
              <w:rPr>
                <w:rFonts w:eastAsia="楷体" w:hint="eastAsia"/>
                <w:sz w:val="20"/>
              </w:rPr>
              <w:t>T</w:t>
            </w:r>
            <w:r>
              <w:rPr>
                <w:rFonts w:eastAsia="楷体" w:hint="eastAsia"/>
                <w:sz w:val="20"/>
              </w:rPr>
              <w:t>日</w:t>
            </w:r>
            <w:proofErr w:type="gramStart"/>
            <w:r>
              <w:rPr>
                <w:rFonts w:eastAsia="楷体" w:hint="eastAsia"/>
                <w:sz w:val="20"/>
              </w:rPr>
              <w:t>最晚停牌</w:t>
            </w:r>
            <w:proofErr w:type="gramEnd"/>
            <w:r>
              <w:rPr>
                <w:rFonts w:eastAsia="楷体" w:hint="eastAsia"/>
                <w:sz w:val="20"/>
              </w:rPr>
              <w:t>至</w:t>
            </w:r>
            <w:r>
              <w:rPr>
                <w:rFonts w:eastAsia="楷体" w:hint="eastAsia"/>
                <w:sz w:val="20"/>
              </w:rPr>
              <w:t>11:27</w:t>
            </w:r>
            <w:r>
              <w:rPr>
                <w:rFonts w:eastAsia="楷体" w:hint="eastAsia"/>
                <w:sz w:val="20"/>
              </w:rPr>
              <w:t>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深市可转</w:t>
            </w:r>
            <w:proofErr w:type="gramStart"/>
            <w:r>
              <w:rPr>
                <w:rFonts w:eastAsia="楷体" w:hint="eastAsia"/>
                <w:sz w:val="20"/>
              </w:rPr>
              <w:t>债其他</w:t>
            </w:r>
            <w:proofErr w:type="gramEnd"/>
            <w:r>
              <w:rPr>
                <w:rFonts w:eastAsia="楷体" w:hint="eastAsia"/>
                <w:sz w:val="20"/>
              </w:rPr>
              <w:t>交易日（不含首日和最后交易日）行情的接收与展示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深市定向可转</w:t>
            </w:r>
            <w:proofErr w:type="gramStart"/>
            <w:r>
              <w:rPr>
                <w:rFonts w:eastAsia="楷体" w:hint="eastAsia"/>
                <w:sz w:val="20"/>
              </w:rPr>
              <w:t>债行情</w:t>
            </w:r>
            <w:proofErr w:type="gramEnd"/>
            <w:r>
              <w:rPr>
                <w:rFonts w:eastAsia="楷体" w:hint="eastAsia"/>
                <w:sz w:val="20"/>
              </w:rPr>
              <w:t>的接收与展示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以下为清算交收相关测试反馈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可转债匹配成交业务的结算处理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 w:rsidP="005868B6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可转债协商成交业务的结算处理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可转债盘后定价成交业务的结算处理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定向可转债协商成交业务的结算处理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其他深市证券交易业务的结算处理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可转债及定向可转</w:t>
            </w:r>
            <w:proofErr w:type="gramStart"/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债其他</w:t>
            </w:r>
            <w:proofErr w:type="gramEnd"/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业务测试反馈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定向可转债转股业务的委托申报和回报处理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定向可转债回售业务的委托申报和回报处理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定向可转债转托管业务的委托申报和回报处理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eastAsia="楷体" w:hint="eastAsia"/>
                <w:sz w:val="20"/>
              </w:rPr>
              <w:t>可转债转股业务的委托申报和回报处理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可转债回售业务的委托申报和回报处理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定向可转债（流通债券、限售债券）转股业务的结算处理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定向可转债回售业务的结算处理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定向可转债兑付业务的结算处理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定向可转债派息业务的结算处理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定向可转债转托管业务的结算处理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eastAsia="楷体" w:hint="eastAsia"/>
                <w:sz w:val="20"/>
              </w:rPr>
              <w:t>可转债转股业务的结算处理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可转债回售业务的结算处理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可转债赎回业务的结算处理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可转债兑付业务的结算处理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75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  <w:szCs w:val="24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可转债派息业务的结算处理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9361" w:type="dxa"/>
            <w:gridSpan w:val="6"/>
            <w:shd w:val="clear" w:color="auto" w:fill="C7E2C7" w:themeFill="background1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其他反馈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早间下发的静态交易参考信息文件的接收和处理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LEVEL1行情接收与展示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LEVEL2-1行情接收与展示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LEVEL2-2行情接收与展示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平台相关业务的委托申报与成交回报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衍生品平台相关业务的委托申报与成交回报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固定收益平台相关业务的委托申报与成交回报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 w:rsidRPr="00460847"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国际市场互联</w:t>
            </w: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平台相关业务的委托申报与成交回报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接收并处理现货集中竞价交易平台成交汇总文件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接收并处理综合金融服务平台成交汇总文件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接收并处理衍生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品集中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接收并处理固定收益交易平台成交汇总文件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030822" w:rsidRDefault="00030822">
            <w:pPr>
              <w:pStyle w:val="af1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030822" w:rsidRDefault="00820D71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接收并处理国际市场互联平台成交汇总文件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030822" w:rsidRDefault="00820D71">
            <w:pPr>
              <w:widowControl/>
              <w:jc w:val="center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030822">
        <w:trPr>
          <w:trHeight w:val="910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030822" w:rsidRDefault="00820D71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以上反馈项有“异常”的，务必说明具体情况：（不超过500汉字，需详细说明涉及哪些业务系统及各系统的具体现象）</w:t>
            </w:r>
          </w:p>
          <w:p w:rsidR="00030822" w:rsidRDefault="00030822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</w:p>
          <w:p w:rsidR="00030822" w:rsidRDefault="00030822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</w:p>
          <w:p w:rsidR="00030822" w:rsidRDefault="00030822">
            <w:pPr>
              <w:widowControl/>
              <w:rPr>
                <w:rFonts w:ascii="楷体_GB2312" w:eastAsia="楷体_GB2312" w:hAnsi="楷体_GB2312" w:cs="楷体_GB2312"/>
                <w:szCs w:val="21"/>
                <w:u w:val="single"/>
              </w:rPr>
            </w:pPr>
          </w:p>
        </w:tc>
      </w:tr>
    </w:tbl>
    <w:p w:rsidR="00030822" w:rsidRDefault="00030822">
      <w:pPr>
        <w:rPr>
          <w:rFonts w:ascii="楷体_GB2312" w:eastAsia="楷体_GB2312" w:hAnsi="楷体_GB2312" w:cs="楷体_GB2312"/>
        </w:rPr>
      </w:pPr>
    </w:p>
    <w:p w:rsidR="00030822" w:rsidRDefault="00030822">
      <w:pPr>
        <w:rPr>
          <w:rFonts w:ascii="楷体_GB2312" w:eastAsia="楷体_GB2312" w:hAnsi="楷体_GB2312" w:cs="楷体_GB2312"/>
        </w:rPr>
      </w:pPr>
    </w:p>
    <w:p w:rsidR="00030822" w:rsidRDefault="00030822"/>
    <w:p w:rsidR="00030822" w:rsidRDefault="00030822"/>
    <w:p w:rsidR="00030822" w:rsidRDefault="00030822"/>
    <w:p w:rsidR="00030822" w:rsidRDefault="00030822"/>
    <w:p w:rsidR="00030822" w:rsidRDefault="00030822"/>
    <w:p w:rsidR="00030822" w:rsidRDefault="00030822"/>
    <w:sectPr w:rsidR="00030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7C7" w:rsidRDefault="005477C7" w:rsidP="00830E0C">
      <w:r>
        <w:separator/>
      </w:r>
    </w:p>
  </w:endnote>
  <w:endnote w:type="continuationSeparator" w:id="0">
    <w:p w:rsidR="005477C7" w:rsidRDefault="005477C7" w:rsidP="00830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7C7" w:rsidRDefault="005477C7" w:rsidP="00830E0C">
      <w:r>
        <w:separator/>
      </w:r>
    </w:p>
  </w:footnote>
  <w:footnote w:type="continuationSeparator" w:id="0">
    <w:p w:rsidR="005477C7" w:rsidRDefault="005477C7" w:rsidP="00830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C9D18F2"/>
    <w:multiLevelType w:val="multilevel"/>
    <w:tmpl w:val="DC9D18F2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1">
    <w:nsid w:val="20F9255C"/>
    <w:multiLevelType w:val="multilevel"/>
    <w:tmpl w:val="575848AA"/>
    <w:lvl w:ilvl="0">
      <w:start w:val="10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57E03B8"/>
    <w:multiLevelType w:val="multilevel"/>
    <w:tmpl w:val="257E03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8879B0"/>
    <w:multiLevelType w:val="multilevel"/>
    <w:tmpl w:val="298879B0"/>
    <w:lvl w:ilvl="0">
      <w:start w:val="1"/>
      <w:numFmt w:val="decimal"/>
      <w:suff w:val="nothing"/>
      <w:lvlText w:val="%1、"/>
      <w:lvlJc w:val="left"/>
      <w:pPr>
        <w:ind w:left="0" w:firstLine="42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4">
    <w:nsid w:val="2CFB4307"/>
    <w:multiLevelType w:val="multilevel"/>
    <w:tmpl w:val="2CFB4307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>
    <w:nsid w:val="30BC4983"/>
    <w:multiLevelType w:val="multilevel"/>
    <w:tmpl w:val="30BC4983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6">
    <w:nsid w:val="32A840D7"/>
    <w:multiLevelType w:val="multilevel"/>
    <w:tmpl w:val="32A840D7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7">
    <w:nsid w:val="3B3473B7"/>
    <w:multiLevelType w:val="multilevel"/>
    <w:tmpl w:val="3B3473B7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8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 w:numId="9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NTKO">
    <w15:presenceInfo w15:providerId="None" w15:userId="NTKO"/>
  </w15:person>
  <w15:person w15:author="SQLIU">
    <w15:presenceInfo w15:providerId="None" w15:userId="SQLI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zNjVjOTQ1MTBjNDVhYzU2YzdlMmMzNTQ3ZmM3NDEifQ=="/>
  </w:docVars>
  <w:rsids>
    <w:rsidRoot w:val="00172A27"/>
    <w:rsid w:val="00000AF6"/>
    <w:rsid w:val="000019D9"/>
    <w:rsid w:val="00001C21"/>
    <w:rsid w:val="00001FAD"/>
    <w:rsid w:val="00002A78"/>
    <w:rsid w:val="00003544"/>
    <w:rsid w:val="000049BF"/>
    <w:rsid w:val="00005900"/>
    <w:rsid w:val="00005A09"/>
    <w:rsid w:val="00005C3A"/>
    <w:rsid w:val="00006536"/>
    <w:rsid w:val="000068D3"/>
    <w:rsid w:val="000110AB"/>
    <w:rsid w:val="00013CBC"/>
    <w:rsid w:val="00016831"/>
    <w:rsid w:val="00016906"/>
    <w:rsid w:val="00017EBE"/>
    <w:rsid w:val="000204CE"/>
    <w:rsid w:val="00024294"/>
    <w:rsid w:val="00024925"/>
    <w:rsid w:val="00024ED1"/>
    <w:rsid w:val="0002616A"/>
    <w:rsid w:val="00026446"/>
    <w:rsid w:val="00026DA8"/>
    <w:rsid w:val="00027E3F"/>
    <w:rsid w:val="00030822"/>
    <w:rsid w:val="0003182C"/>
    <w:rsid w:val="00033589"/>
    <w:rsid w:val="00033D0E"/>
    <w:rsid w:val="00034BAF"/>
    <w:rsid w:val="000351BD"/>
    <w:rsid w:val="00035391"/>
    <w:rsid w:val="000362E4"/>
    <w:rsid w:val="000372D5"/>
    <w:rsid w:val="00037668"/>
    <w:rsid w:val="00041EF9"/>
    <w:rsid w:val="0004242F"/>
    <w:rsid w:val="00042918"/>
    <w:rsid w:val="00043743"/>
    <w:rsid w:val="00044A4A"/>
    <w:rsid w:val="00045C90"/>
    <w:rsid w:val="00046264"/>
    <w:rsid w:val="00046A00"/>
    <w:rsid w:val="00046E00"/>
    <w:rsid w:val="00046F30"/>
    <w:rsid w:val="00051A90"/>
    <w:rsid w:val="0005222A"/>
    <w:rsid w:val="0005340F"/>
    <w:rsid w:val="00053E8E"/>
    <w:rsid w:val="0005405E"/>
    <w:rsid w:val="00054250"/>
    <w:rsid w:val="00054B22"/>
    <w:rsid w:val="00054CC2"/>
    <w:rsid w:val="000551E9"/>
    <w:rsid w:val="00055A50"/>
    <w:rsid w:val="00055CC1"/>
    <w:rsid w:val="00057B3F"/>
    <w:rsid w:val="00057E4C"/>
    <w:rsid w:val="00060C90"/>
    <w:rsid w:val="00060EC4"/>
    <w:rsid w:val="00061E46"/>
    <w:rsid w:val="00063174"/>
    <w:rsid w:val="0006405D"/>
    <w:rsid w:val="00064C8C"/>
    <w:rsid w:val="0006537C"/>
    <w:rsid w:val="00065A71"/>
    <w:rsid w:val="00065F34"/>
    <w:rsid w:val="00066654"/>
    <w:rsid w:val="000669B5"/>
    <w:rsid w:val="00066DE8"/>
    <w:rsid w:val="00071F88"/>
    <w:rsid w:val="00072721"/>
    <w:rsid w:val="0007432D"/>
    <w:rsid w:val="000743E1"/>
    <w:rsid w:val="0007448E"/>
    <w:rsid w:val="000745D5"/>
    <w:rsid w:val="00076983"/>
    <w:rsid w:val="00077CDA"/>
    <w:rsid w:val="00077D71"/>
    <w:rsid w:val="00080CE5"/>
    <w:rsid w:val="00084FBC"/>
    <w:rsid w:val="000858F9"/>
    <w:rsid w:val="000870DB"/>
    <w:rsid w:val="00087C87"/>
    <w:rsid w:val="000902FC"/>
    <w:rsid w:val="00090C86"/>
    <w:rsid w:val="000911BC"/>
    <w:rsid w:val="00093D2D"/>
    <w:rsid w:val="00094011"/>
    <w:rsid w:val="00094044"/>
    <w:rsid w:val="00094FA1"/>
    <w:rsid w:val="00094FF6"/>
    <w:rsid w:val="000A1DBF"/>
    <w:rsid w:val="000A27A8"/>
    <w:rsid w:val="000A2E9F"/>
    <w:rsid w:val="000A3494"/>
    <w:rsid w:val="000A3A67"/>
    <w:rsid w:val="000A3D3E"/>
    <w:rsid w:val="000A4CC3"/>
    <w:rsid w:val="000A53FE"/>
    <w:rsid w:val="000A57F4"/>
    <w:rsid w:val="000A5BB7"/>
    <w:rsid w:val="000A5E4C"/>
    <w:rsid w:val="000A689A"/>
    <w:rsid w:val="000A68AF"/>
    <w:rsid w:val="000A7D90"/>
    <w:rsid w:val="000A7E92"/>
    <w:rsid w:val="000B05A3"/>
    <w:rsid w:val="000B14FB"/>
    <w:rsid w:val="000B1E00"/>
    <w:rsid w:val="000B2EE1"/>
    <w:rsid w:val="000B2F92"/>
    <w:rsid w:val="000B30A2"/>
    <w:rsid w:val="000B530E"/>
    <w:rsid w:val="000B60F6"/>
    <w:rsid w:val="000B700E"/>
    <w:rsid w:val="000B7ABA"/>
    <w:rsid w:val="000B7B69"/>
    <w:rsid w:val="000C0030"/>
    <w:rsid w:val="000C09BC"/>
    <w:rsid w:val="000C117B"/>
    <w:rsid w:val="000C1FFD"/>
    <w:rsid w:val="000C2A3B"/>
    <w:rsid w:val="000C424E"/>
    <w:rsid w:val="000C4880"/>
    <w:rsid w:val="000C4FBB"/>
    <w:rsid w:val="000C52F3"/>
    <w:rsid w:val="000C5C59"/>
    <w:rsid w:val="000C6259"/>
    <w:rsid w:val="000C64C4"/>
    <w:rsid w:val="000D0A06"/>
    <w:rsid w:val="000D3A9B"/>
    <w:rsid w:val="000D5349"/>
    <w:rsid w:val="000D58A6"/>
    <w:rsid w:val="000D5BCC"/>
    <w:rsid w:val="000D5BE3"/>
    <w:rsid w:val="000E076F"/>
    <w:rsid w:val="000E0B0E"/>
    <w:rsid w:val="000E0B49"/>
    <w:rsid w:val="000E1BCB"/>
    <w:rsid w:val="000E26F1"/>
    <w:rsid w:val="000E2A97"/>
    <w:rsid w:val="000E4619"/>
    <w:rsid w:val="000E4D98"/>
    <w:rsid w:val="000E761C"/>
    <w:rsid w:val="000F0666"/>
    <w:rsid w:val="000F23F0"/>
    <w:rsid w:val="000F284A"/>
    <w:rsid w:val="000F2946"/>
    <w:rsid w:val="000F34D0"/>
    <w:rsid w:val="000F39E6"/>
    <w:rsid w:val="000F3B19"/>
    <w:rsid w:val="000F5DE2"/>
    <w:rsid w:val="000F6F25"/>
    <w:rsid w:val="000F75AC"/>
    <w:rsid w:val="00101105"/>
    <w:rsid w:val="00103DB5"/>
    <w:rsid w:val="001041FB"/>
    <w:rsid w:val="001043B0"/>
    <w:rsid w:val="00104589"/>
    <w:rsid w:val="0010733C"/>
    <w:rsid w:val="00107628"/>
    <w:rsid w:val="00111E3D"/>
    <w:rsid w:val="00114168"/>
    <w:rsid w:val="00115CE3"/>
    <w:rsid w:val="00116622"/>
    <w:rsid w:val="00116823"/>
    <w:rsid w:val="00116FE0"/>
    <w:rsid w:val="00117854"/>
    <w:rsid w:val="001203FE"/>
    <w:rsid w:val="00120E2A"/>
    <w:rsid w:val="001225B4"/>
    <w:rsid w:val="00123C4F"/>
    <w:rsid w:val="00123F21"/>
    <w:rsid w:val="001240FD"/>
    <w:rsid w:val="001253B3"/>
    <w:rsid w:val="001256ED"/>
    <w:rsid w:val="001303FC"/>
    <w:rsid w:val="00130724"/>
    <w:rsid w:val="00130F21"/>
    <w:rsid w:val="00130FC5"/>
    <w:rsid w:val="0013159F"/>
    <w:rsid w:val="001319EC"/>
    <w:rsid w:val="00131E5C"/>
    <w:rsid w:val="00132139"/>
    <w:rsid w:val="00134D3C"/>
    <w:rsid w:val="00135AFC"/>
    <w:rsid w:val="00136D81"/>
    <w:rsid w:val="00137872"/>
    <w:rsid w:val="00137F69"/>
    <w:rsid w:val="001407B4"/>
    <w:rsid w:val="00141080"/>
    <w:rsid w:val="00141F3E"/>
    <w:rsid w:val="00143975"/>
    <w:rsid w:val="00143FEC"/>
    <w:rsid w:val="001447AF"/>
    <w:rsid w:val="00146A3F"/>
    <w:rsid w:val="00146FDB"/>
    <w:rsid w:val="00147237"/>
    <w:rsid w:val="00147A6B"/>
    <w:rsid w:val="00147D0A"/>
    <w:rsid w:val="00147F34"/>
    <w:rsid w:val="001503AF"/>
    <w:rsid w:val="0015042E"/>
    <w:rsid w:val="0015075D"/>
    <w:rsid w:val="00151BB9"/>
    <w:rsid w:val="00151CEE"/>
    <w:rsid w:val="001522AC"/>
    <w:rsid w:val="00152B3B"/>
    <w:rsid w:val="0015386D"/>
    <w:rsid w:val="00153E73"/>
    <w:rsid w:val="00154663"/>
    <w:rsid w:val="00156339"/>
    <w:rsid w:val="00156769"/>
    <w:rsid w:val="00156F92"/>
    <w:rsid w:val="0016011C"/>
    <w:rsid w:val="00160351"/>
    <w:rsid w:val="00162121"/>
    <w:rsid w:val="00162508"/>
    <w:rsid w:val="00163740"/>
    <w:rsid w:val="00164259"/>
    <w:rsid w:val="00165AB7"/>
    <w:rsid w:val="001663B8"/>
    <w:rsid w:val="001668FF"/>
    <w:rsid w:val="00172A27"/>
    <w:rsid w:val="00174F50"/>
    <w:rsid w:val="00175AB6"/>
    <w:rsid w:val="00175C4A"/>
    <w:rsid w:val="00177071"/>
    <w:rsid w:val="001770AA"/>
    <w:rsid w:val="00181049"/>
    <w:rsid w:val="00181416"/>
    <w:rsid w:val="001818CB"/>
    <w:rsid w:val="00182220"/>
    <w:rsid w:val="00183D26"/>
    <w:rsid w:val="0018535E"/>
    <w:rsid w:val="00185B66"/>
    <w:rsid w:val="00185CB7"/>
    <w:rsid w:val="0018688D"/>
    <w:rsid w:val="00187D0F"/>
    <w:rsid w:val="00190166"/>
    <w:rsid w:val="00194350"/>
    <w:rsid w:val="00194C68"/>
    <w:rsid w:val="00194DBE"/>
    <w:rsid w:val="001958BA"/>
    <w:rsid w:val="00195E8B"/>
    <w:rsid w:val="001979B0"/>
    <w:rsid w:val="001A022E"/>
    <w:rsid w:val="001A1409"/>
    <w:rsid w:val="001A1704"/>
    <w:rsid w:val="001A1AB1"/>
    <w:rsid w:val="001A3440"/>
    <w:rsid w:val="001A4136"/>
    <w:rsid w:val="001A4D9B"/>
    <w:rsid w:val="001A64D6"/>
    <w:rsid w:val="001A745C"/>
    <w:rsid w:val="001A7B1E"/>
    <w:rsid w:val="001A7CB1"/>
    <w:rsid w:val="001B1539"/>
    <w:rsid w:val="001B2307"/>
    <w:rsid w:val="001B69E8"/>
    <w:rsid w:val="001B7CAF"/>
    <w:rsid w:val="001C05FD"/>
    <w:rsid w:val="001C0C5F"/>
    <w:rsid w:val="001C109C"/>
    <w:rsid w:val="001C197B"/>
    <w:rsid w:val="001C2B61"/>
    <w:rsid w:val="001C30B5"/>
    <w:rsid w:val="001C40C9"/>
    <w:rsid w:val="001C40D9"/>
    <w:rsid w:val="001C4253"/>
    <w:rsid w:val="001C455F"/>
    <w:rsid w:val="001C5631"/>
    <w:rsid w:val="001C5CE6"/>
    <w:rsid w:val="001C6375"/>
    <w:rsid w:val="001C67B8"/>
    <w:rsid w:val="001C789D"/>
    <w:rsid w:val="001D1673"/>
    <w:rsid w:val="001D1715"/>
    <w:rsid w:val="001D1B18"/>
    <w:rsid w:val="001D2C8C"/>
    <w:rsid w:val="001D401E"/>
    <w:rsid w:val="001D461F"/>
    <w:rsid w:val="001D5234"/>
    <w:rsid w:val="001D5BF7"/>
    <w:rsid w:val="001D5F4F"/>
    <w:rsid w:val="001D7840"/>
    <w:rsid w:val="001E0484"/>
    <w:rsid w:val="001E1259"/>
    <w:rsid w:val="001E186B"/>
    <w:rsid w:val="001E1A53"/>
    <w:rsid w:val="001E21F1"/>
    <w:rsid w:val="001E220F"/>
    <w:rsid w:val="001E25D5"/>
    <w:rsid w:val="001E5698"/>
    <w:rsid w:val="001E67A4"/>
    <w:rsid w:val="001E7CED"/>
    <w:rsid w:val="001F024B"/>
    <w:rsid w:val="001F06E3"/>
    <w:rsid w:val="001F0C42"/>
    <w:rsid w:val="001F0CF9"/>
    <w:rsid w:val="001F29D0"/>
    <w:rsid w:val="001F3027"/>
    <w:rsid w:val="001F34E6"/>
    <w:rsid w:val="001F45E4"/>
    <w:rsid w:val="001F4C3D"/>
    <w:rsid w:val="001F5444"/>
    <w:rsid w:val="001F649A"/>
    <w:rsid w:val="001F6A91"/>
    <w:rsid w:val="00200813"/>
    <w:rsid w:val="00200FD2"/>
    <w:rsid w:val="00201AE4"/>
    <w:rsid w:val="0020269C"/>
    <w:rsid w:val="002039D5"/>
    <w:rsid w:val="00203F9D"/>
    <w:rsid w:val="00204BE3"/>
    <w:rsid w:val="00205920"/>
    <w:rsid w:val="00206BEA"/>
    <w:rsid w:val="00206E72"/>
    <w:rsid w:val="0021181C"/>
    <w:rsid w:val="00213D87"/>
    <w:rsid w:val="00214082"/>
    <w:rsid w:val="00214E06"/>
    <w:rsid w:val="00215073"/>
    <w:rsid w:val="00217574"/>
    <w:rsid w:val="00217CAD"/>
    <w:rsid w:val="00220E30"/>
    <w:rsid w:val="002219C2"/>
    <w:rsid w:val="00221D8A"/>
    <w:rsid w:val="00222B45"/>
    <w:rsid w:val="0022304D"/>
    <w:rsid w:val="0022429F"/>
    <w:rsid w:val="002247E4"/>
    <w:rsid w:val="00225882"/>
    <w:rsid w:val="00225FF4"/>
    <w:rsid w:val="00226147"/>
    <w:rsid w:val="0022681E"/>
    <w:rsid w:val="00226A30"/>
    <w:rsid w:val="00227110"/>
    <w:rsid w:val="00230DD3"/>
    <w:rsid w:val="00231BD0"/>
    <w:rsid w:val="00231D20"/>
    <w:rsid w:val="002322E9"/>
    <w:rsid w:val="0023233F"/>
    <w:rsid w:val="00232EE6"/>
    <w:rsid w:val="0023328D"/>
    <w:rsid w:val="002338B5"/>
    <w:rsid w:val="00233D73"/>
    <w:rsid w:val="00234185"/>
    <w:rsid w:val="00234443"/>
    <w:rsid w:val="002353DA"/>
    <w:rsid w:val="00235A91"/>
    <w:rsid w:val="00235EF7"/>
    <w:rsid w:val="0023659D"/>
    <w:rsid w:val="002365E6"/>
    <w:rsid w:val="00236BC7"/>
    <w:rsid w:val="00237867"/>
    <w:rsid w:val="00237C02"/>
    <w:rsid w:val="00237FD8"/>
    <w:rsid w:val="00241ED3"/>
    <w:rsid w:val="0024274B"/>
    <w:rsid w:val="00242F29"/>
    <w:rsid w:val="00243CD3"/>
    <w:rsid w:val="00244324"/>
    <w:rsid w:val="002446DC"/>
    <w:rsid w:val="0024569F"/>
    <w:rsid w:val="00246671"/>
    <w:rsid w:val="00246ABB"/>
    <w:rsid w:val="002472A7"/>
    <w:rsid w:val="00247394"/>
    <w:rsid w:val="00247476"/>
    <w:rsid w:val="00247DB5"/>
    <w:rsid w:val="00250263"/>
    <w:rsid w:val="002520B0"/>
    <w:rsid w:val="00252554"/>
    <w:rsid w:val="00252A82"/>
    <w:rsid w:val="0025319F"/>
    <w:rsid w:val="0025366D"/>
    <w:rsid w:val="0025728A"/>
    <w:rsid w:val="002601AC"/>
    <w:rsid w:val="00260FE4"/>
    <w:rsid w:val="00261F00"/>
    <w:rsid w:val="00262390"/>
    <w:rsid w:val="002633B9"/>
    <w:rsid w:val="0026437E"/>
    <w:rsid w:val="00264559"/>
    <w:rsid w:val="00264804"/>
    <w:rsid w:val="00264B14"/>
    <w:rsid w:val="0026588D"/>
    <w:rsid w:val="002663C0"/>
    <w:rsid w:val="00267161"/>
    <w:rsid w:val="0026761F"/>
    <w:rsid w:val="00267C57"/>
    <w:rsid w:val="00270359"/>
    <w:rsid w:val="0027289B"/>
    <w:rsid w:val="00272BF5"/>
    <w:rsid w:val="00272DBA"/>
    <w:rsid w:val="00273075"/>
    <w:rsid w:val="00273CDF"/>
    <w:rsid w:val="00274125"/>
    <w:rsid w:val="00274783"/>
    <w:rsid w:val="002747E6"/>
    <w:rsid w:val="00274969"/>
    <w:rsid w:val="00274E2F"/>
    <w:rsid w:val="002751F4"/>
    <w:rsid w:val="00276A7B"/>
    <w:rsid w:val="0027790D"/>
    <w:rsid w:val="0028004F"/>
    <w:rsid w:val="00281372"/>
    <w:rsid w:val="00281FE5"/>
    <w:rsid w:val="0028271D"/>
    <w:rsid w:val="00283412"/>
    <w:rsid w:val="00283CEF"/>
    <w:rsid w:val="0028409B"/>
    <w:rsid w:val="002863A0"/>
    <w:rsid w:val="002864A6"/>
    <w:rsid w:val="00286559"/>
    <w:rsid w:val="002865C7"/>
    <w:rsid w:val="00287143"/>
    <w:rsid w:val="00287F10"/>
    <w:rsid w:val="00287FEE"/>
    <w:rsid w:val="00290714"/>
    <w:rsid w:val="00290BB4"/>
    <w:rsid w:val="00290C30"/>
    <w:rsid w:val="00292006"/>
    <w:rsid w:val="00294CDC"/>
    <w:rsid w:val="00294DA6"/>
    <w:rsid w:val="0029596D"/>
    <w:rsid w:val="00295A0B"/>
    <w:rsid w:val="002960C0"/>
    <w:rsid w:val="002972AF"/>
    <w:rsid w:val="002A09AD"/>
    <w:rsid w:val="002A0AA7"/>
    <w:rsid w:val="002A1BFC"/>
    <w:rsid w:val="002A212D"/>
    <w:rsid w:val="002A23AB"/>
    <w:rsid w:val="002A2D33"/>
    <w:rsid w:val="002A5613"/>
    <w:rsid w:val="002A6890"/>
    <w:rsid w:val="002A6A03"/>
    <w:rsid w:val="002B25B9"/>
    <w:rsid w:val="002B3F7D"/>
    <w:rsid w:val="002B423B"/>
    <w:rsid w:val="002B565D"/>
    <w:rsid w:val="002B5D41"/>
    <w:rsid w:val="002C093A"/>
    <w:rsid w:val="002C1779"/>
    <w:rsid w:val="002C1BBB"/>
    <w:rsid w:val="002C262B"/>
    <w:rsid w:val="002C40EC"/>
    <w:rsid w:val="002C48D4"/>
    <w:rsid w:val="002C4BEF"/>
    <w:rsid w:val="002C5964"/>
    <w:rsid w:val="002C6F20"/>
    <w:rsid w:val="002C7DBE"/>
    <w:rsid w:val="002C7DE0"/>
    <w:rsid w:val="002C7E58"/>
    <w:rsid w:val="002D0AE4"/>
    <w:rsid w:val="002D145D"/>
    <w:rsid w:val="002D160F"/>
    <w:rsid w:val="002D198E"/>
    <w:rsid w:val="002D1C8B"/>
    <w:rsid w:val="002D206B"/>
    <w:rsid w:val="002D2A20"/>
    <w:rsid w:val="002D2B52"/>
    <w:rsid w:val="002D2C87"/>
    <w:rsid w:val="002D3A4D"/>
    <w:rsid w:val="002D4CD5"/>
    <w:rsid w:val="002D6397"/>
    <w:rsid w:val="002D77AE"/>
    <w:rsid w:val="002D7A2C"/>
    <w:rsid w:val="002E030C"/>
    <w:rsid w:val="002E088A"/>
    <w:rsid w:val="002E19E4"/>
    <w:rsid w:val="002E30DF"/>
    <w:rsid w:val="002E5884"/>
    <w:rsid w:val="002E61DA"/>
    <w:rsid w:val="002E69D1"/>
    <w:rsid w:val="002E6A18"/>
    <w:rsid w:val="002E6FC8"/>
    <w:rsid w:val="002F1B71"/>
    <w:rsid w:val="002F1DF4"/>
    <w:rsid w:val="002F262C"/>
    <w:rsid w:val="002F26A1"/>
    <w:rsid w:val="002F36B9"/>
    <w:rsid w:val="002F3B12"/>
    <w:rsid w:val="002F487A"/>
    <w:rsid w:val="002F5CF6"/>
    <w:rsid w:val="002F6912"/>
    <w:rsid w:val="002F696C"/>
    <w:rsid w:val="00300181"/>
    <w:rsid w:val="003005AF"/>
    <w:rsid w:val="003006BE"/>
    <w:rsid w:val="00300CB9"/>
    <w:rsid w:val="003015FF"/>
    <w:rsid w:val="0030326D"/>
    <w:rsid w:val="003033B9"/>
    <w:rsid w:val="00303605"/>
    <w:rsid w:val="00304FB2"/>
    <w:rsid w:val="003072C3"/>
    <w:rsid w:val="00310921"/>
    <w:rsid w:val="00311144"/>
    <w:rsid w:val="003113F8"/>
    <w:rsid w:val="00311C11"/>
    <w:rsid w:val="00311DD7"/>
    <w:rsid w:val="0031236F"/>
    <w:rsid w:val="00312BF2"/>
    <w:rsid w:val="0031396C"/>
    <w:rsid w:val="00313EC0"/>
    <w:rsid w:val="00313F27"/>
    <w:rsid w:val="00315D15"/>
    <w:rsid w:val="00316BC7"/>
    <w:rsid w:val="00317A94"/>
    <w:rsid w:val="00320DD4"/>
    <w:rsid w:val="00320F8A"/>
    <w:rsid w:val="0032197B"/>
    <w:rsid w:val="003238E3"/>
    <w:rsid w:val="003244D1"/>
    <w:rsid w:val="0032479B"/>
    <w:rsid w:val="00324B60"/>
    <w:rsid w:val="00325E1D"/>
    <w:rsid w:val="0032657C"/>
    <w:rsid w:val="00327F5B"/>
    <w:rsid w:val="00331A76"/>
    <w:rsid w:val="00332847"/>
    <w:rsid w:val="0033346A"/>
    <w:rsid w:val="00333719"/>
    <w:rsid w:val="00333AB8"/>
    <w:rsid w:val="00333F3B"/>
    <w:rsid w:val="00334321"/>
    <w:rsid w:val="00334911"/>
    <w:rsid w:val="00334A7D"/>
    <w:rsid w:val="00335A01"/>
    <w:rsid w:val="0033604E"/>
    <w:rsid w:val="003370BD"/>
    <w:rsid w:val="003375DE"/>
    <w:rsid w:val="00337FC0"/>
    <w:rsid w:val="0034125F"/>
    <w:rsid w:val="00344151"/>
    <w:rsid w:val="003454DE"/>
    <w:rsid w:val="00347067"/>
    <w:rsid w:val="0035061A"/>
    <w:rsid w:val="00350778"/>
    <w:rsid w:val="003517C7"/>
    <w:rsid w:val="003519AC"/>
    <w:rsid w:val="00352456"/>
    <w:rsid w:val="003544D4"/>
    <w:rsid w:val="00355D60"/>
    <w:rsid w:val="00355DFC"/>
    <w:rsid w:val="003567C6"/>
    <w:rsid w:val="003572BD"/>
    <w:rsid w:val="003605FA"/>
    <w:rsid w:val="003607EB"/>
    <w:rsid w:val="00360AC2"/>
    <w:rsid w:val="00361037"/>
    <w:rsid w:val="00361AC6"/>
    <w:rsid w:val="0036400A"/>
    <w:rsid w:val="00364861"/>
    <w:rsid w:val="00364C2C"/>
    <w:rsid w:val="00366FD6"/>
    <w:rsid w:val="003679C6"/>
    <w:rsid w:val="003703F4"/>
    <w:rsid w:val="00370A2F"/>
    <w:rsid w:val="00372EB8"/>
    <w:rsid w:val="00373708"/>
    <w:rsid w:val="00373E17"/>
    <w:rsid w:val="00373FAA"/>
    <w:rsid w:val="003740ED"/>
    <w:rsid w:val="00375246"/>
    <w:rsid w:val="003753A9"/>
    <w:rsid w:val="00376035"/>
    <w:rsid w:val="003773FA"/>
    <w:rsid w:val="00377771"/>
    <w:rsid w:val="00377B76"/>
    <w:rsid w:val="0038001E"/>
    <w:rsid w:val="00380188"/>
    <w:rsid w:val="00380C29"/>
    <w:rsid w:val="00381003"/>
    <w:rsid w:val="00381246"/>
    <w:rsid w:val="00383592"/>
    <w:rsid w:val="00383788"/>
    <w:rsid w:val="00383A07"/>
    <w:rsid w:val="00383FC7"/>
    <w:rsid w:val="00384CE8"/>
    <w:rsid w:val="0038645B"/>
    <w:rsid w:val="0039033B"/>
    <w:rsid w:val="00391D0C"/>
    <w:rsid w:val="00392783"/>
    <w:rsid w:val="0039304C"/>
    <w:rsid w:val="003952A2"/>
    <w:rsid w:val="003978AE"/>
    <w:rsid w:val="00397F0F"/>
    <w:rsid w:val="003A2D47"/>
    <w:rsid w:val="003A35D1"/>
    <w:rsid w:val="003A35FC"/>
    <w:rsid w:val="003A4295"/>
    <w:rsid w:val="003A4ECA"/>
    <w:rsid w:val="003A5F8E"/>
    <w:rsid w:val="003A6A16"/>
    <w:rsid w:val="003A6B35"/>
    <w:rsid w:val="003A7164"/>
    <w:rsid w:val="003A7677"/>
    <w:rsid w:val="003B0013"/>
    <w:rsid w:val="003B08BD"/>
    <w:rsid w:val="003B1C63"/>
    <w:rsid w:val="003B42A5"/>
    <w:rsid w:val="003B4D2A"/>
    <w:rsid w:val="003B4DB4"/>
    <w:rsid w:val="003B56CF"/>
    <w:rsid w:val="003B5DBC"/>
    <w:rsid w:val="003B5E45"/>
    <w:rsid w:val="003C10D0"/>
    <w:rsid w:val="003C23EB"/>
    <w:rsid w:val="003C2528"/>
    <w:rsid w:val="003C2842"/>
    <w:rsid w:val="003C354F"/>
    <w:rsid w:val="003C40E7"/>
    <w:rsid w:val="003C411A"/>
    <w:rsid w:val="003C45B1"/>
    <w:rsid w:val="003C4902"/>
    <w:rsid w:val="003C532A"/>
    <w:rsid w:val="003C58A0"/>
    <w:rsid w:val="003C620D"/>
    <w:rsid w:val="003D0F2B"/>
    <w:rsid w:val="003D14B6"/>
    <w:rsid w:val="003D24E4"/>
    <w:rsid w:val="003D38D9"/>
    <w:rsid w:val="003D396F"/>
    <w:rsid w:val="003D4829"/>
    <w:rsid w:val="003D5394"/>
    <w:rsid w:val="003D6ED2"/>
    <w:rsid w:val="003D6FA5"/>
    <w:rsid w:val="003E0549"/>
    <w:rsid w:val="003E0C4B"/>
    <w:rsid w:val="003E0C50"/>
    <w:rsid w:val="003E33CA"/>
    <w:rsid w:val="003E3C5B"/>
    <w:rsid w:val="003E3F7C"/>
    <w:rsid w:val="003E4EFA"/>
    <w:rsid w:val="003E6AE3"/>
    <w:rsid w:val="003E70E1"/>
    <w:rsid w:val="003E71C1"/>
    <w:rsid w:val="003E749D"/>
    <w:rsid w:val="003E79C4"/>
    <w:rsid w:val="003F2C45"/>
    <w:rsid w:val="003F2E60"/>
    <w:rsid w:val="003F2F6D"/>
    <w:rsid w:val="003F32F9"/>
    <w:rsid w:val="003F5CDB"/>
    <w:rsid w:val="003F6522"/>
    <w:rsid w:val="003F6C6E"/>
    <w:rsid w:val="003F7AA4"/>
    <w:rsid w:val="00401756"/>
    <w:rsid w:val="004024A6"/>
    <w:rsid w:val="004027F4"/>
    <w:rsid w:val="0040294F"/>
    <w:rsid w:val="00403D54"/>
    <w:rsid w:val="004041AC"/>
    <w:rsid w:val="00404E6B"/>
    <w:rsid w:val="00407152"/>
    <w:rsid w:val="00407D6F"/>
    <w:rsid w:val="00410CC2"/>
    <w:rsid w:val="00410ED1"/>
    <w:rsid w:val="0041184E"/>
    <w:rsid w:val="004129EE"/>
    <w:rsid w:val="00413E6E"/>
    <w:rsid w:val="004140C6"/>
    <w:rsid w:val="004167D5"/>
    <w:rsid w:val="004168B7"/>
    <w:rsid w:val="004169D9"/>
    <w:rsid w:val="004171A2"/>
    <w:rsid w:val="00420066"/>
    <w:rsid w:val="00420ADD"/>
    <w:rsid w:val="0042161F"/>
    <w:rsid w:val="00422D4D"/>
    <w:rsid w:val="004248C0"/>
    <w:rsid w:val="004265E4"/>
    <w:rsid w:val="004272D3"/>
    <w:rsid w:val="00430539"/>
    <w:rsid w:val="0043095B"/>
    <w:rsid w:val="00430FF3"/>
    <w:rsid w:val="00431331"/>
    <w:rsid w:val="0043133B"/>
    <w:rsid w:val="004315F0"/>
    <w:rsid w:val="004320CA"/>
    <w:rsid w:val="004321BE"/>
    <w:rsid w:val="0043224D"/>
    <w:rsid w:val="00432C74"/>
    <w:rsid w:val="00432DF2"/>
    <w:rsid w:val="00435239"/>
    <w:rsid w:val="00436F1B"/>
    <w:rsid w:val="004371A8"/>
    <w:rsid w:val="0043752D"/>
    <w:rsid w:val="00437D8E"/>
    <w:rsid w:val="00437E01"/>
    <w:rsid w:val="00440CB0"/>
    <w:rsid w:val="00441498"/>
    <w:rsid w:val="00442A7E"/>
    <w:rsid w:val="0044385C"/>
    <w:rsid w:val="00443CAB"/>
    <w:rsid w:val="0044439D"/>
    <w:rsid w:val="00444D3E"/>
    <w:rsid w:val="004453F1"/>
    <w:rsid w:val="0044669A"/>
    <w:rsid w:val="0044690C"/>
    <w:rsid w:val="00446B69"/>
    <w:rsid w:val="00450741"/>
    <w:rsid w:val="00450D14"/>
    <w:rsid w:val="00451B12"/>
    <w:rsid w:val="00452C43"/>
    <w:rsid w:val="00452D20"/>
    <w:rsid w:val="004540A9"/>
    <w:rsid w:val="004555D5"/>
    <w:rsid w:val="00455D5D"/>
    <w:rsid w:val="00455DBB"/>
    <w:rsid w:val="00456644"/>
    <w:rsid w:val="004577BB"/>
    <w:rsid w:val="00460052"/>
    <w:rsid w:val="00460475"/>
    <w:rsid w:val="00460847"/>
    <w:rsid w:val="00461502"/>
    <w:rsid w:val="00461B31"/>
    <w:rsid w:val="004628C2"/>
    <w:rsid w:val="00462D2E"/>
    <w:rsid w:val="0046320C"/>
    <w:rsid w:val="00471CA2"/>
    <w:rsid w:val="00472591"/>
    <w:rsid w:val="00472AA3"/>
    <w:rsid w:val="00472C67"/>
    <w:rsid w:val="00472FD2"/>
    <w:rsid w:val="0047369B"/>
    <w:rsid w:val="004772AF"/>
    <w:rsid w:val="0048120F"/>
    <w:rsid w:val="00481B6D"/>
    <w:rsid w:val="004824E2"/>
    <w:rsid w:val="0048308A"/>
    <w:rsid w:val="00483D28"/>
    <w:rsid w:val="00485AC6"/>
    <w:rsid w:val="00485F9B"/>
    <w:rsid w:val="0048628C"/>
    <w:rsid w:val="00486911"/>
    <w:rsid w:val="00490B2F"/>
    <w:rsid w:val="00490C5D"/>
    <w:rsid w:val="00490D8C"/>
    <w:rsid w:val="00492BC0"/>
    <w:rsid w:val="004939B1"/>
    <w:rsid w:val="00493A54"/>
    <w:rsid w:val="00493A83"/>
    <w:rsid w:val="00495E89"/>
    <w:rsid w:val="004969C7"/>
    <w:rsid w:val="004969C9"/>
    <w:rsid w:val="0049741F"/>
    <w:rsid w:val="00497E0A"/>
    <w:rsid w:val="004A11AA"/>
    <w:rsid w:val="004A1A5D"/>
    <w:rsid w:val="004A233A"/>
    <w:rsid w:val="004A2641"/>
    <w:rsid w:val="004A45D0"/>
    <w:rsid w:val="004A4757"/>
    <w:rsid w:val="004A539D"/>
    <w:rsid w:val="004A7DAF"/>
    <w:rsid w:val="004B05A2"/>
    <w:rsid w:val="004B28F3"/>
    <w:rsid w:val="004B3217"/>
    <w:rsid w:val="004B3A33"/>
    <w:rsid w:val="004B46CF"/>
    <w:rsid w:val="004B49EF"/>
    <w:rsid w:val="004B4A36"/>
    <w:rsid w:val="004C00D9"/>
    <w:rsid w:val="004C11C5"/>
    <w:rsid w:val="004C22DF"/>
    <w:rsid w:val="004C4B95"/>
    <w:rsid w:val="004C527B"/>
    <w:rsid w:val="004C54EB"/>
    <w:rsid w:val="004C55D6"/>
    <w:rsid w:val="004C7DEB"/>
    <w:rsid w:val="004D0387"/>
    <w:rsid w:val="004D03BA"/>
    <w:rsid w:val="004D0666"/>
    <w:rsid w:val="004D0D34"/>
    <w:rsid w:val="004D168B"/>
    <w:rsid w:val="004D1DA0"/>
    <w:rsid w:val="004D2389"/>
    <w:rsid w:val="004D25E3"/>
    <w:rsid w:val="004D2ADB"/>
    <w:rsid w:val="004D2E5B"/>
    <w:rsid w:val="004D30F8"/>
    <w:rsid w:val="004D3A4D"/>
    <w:rsid w:val="004D3B48"/>
    <w:rsid w:val="004D3C62"/>
    <w:rsid w:val="004D4FFF"/>
    <w:rsid w:val="004D69FB"/>
    <w:rsid w:val="004D6E89"/>
    <w:rsid w:val="004D7D5F"/>
    <w:rsid w:val="004E0661"/>
    <w:rsid w:val="004E2857"/>
    <w:rsid w:val="004E4A17"/>
    <w:rsid w:val="004E5F69"/>
    <w:rsid w:val="004E749E"/>
    <w:rsid w:val="004F2694"/>
    <w:rsid w:val="004F4949"/>
    <w:rsid w:val="004F498F"/>
    <w:rsid w:val="004F50DC"/>
    <w:rsid w:val="004F51CC"/>
    <w:rsid w:val="004F59E1"/>
    <w:rsid w:val="004F64C4"/>
    <w:rsid w:val="004F66B4"/>
    <w:rsid w:val="004F66DA"/>
    <w:rsid w:val="004F67F4"/>
    <w:rsid w:val="004F69F4"/>
    <w:rsid w:val="00500955"/>
    <w:rsid w:val="0050132A"/>
    <w:rsid w:val="0050281F"/>
    <w:rsid w:val="00503141"/>
    <w:rsid w:val="0050318B"/>
    <w:rsid w:val="0050407B"/>
    <w:rsid w:val="005063CD"/>
    <w:rsid w:val="00506F48"/>
    <w:rsid w:val="005107F3"/>
    <w:rsid w:val="00510D5C"/>
    <w:rsid w:val="00511419"/>
    <w:rsid w:val="005138D1"/>
    <w:rsid w:val="00513A29"/>
    <w:rsid w:val="00513E9C"/>
    <w:rsid w:val="00515ADC"/>
    <w:rsid w:val="00515F2D"/>
    <w:rsid w:val="00520D48"/>
    <w:rsid w:val="00522951"/>
    <w:rsid w:val="00523B62"/>
    <w:rsid w:val="00524CC0"/>
    <w:rsid w:val="005253C9"/>
    <w:rsid w:val="00526A80"/>
    <w:rsid w:val="005276B2"/>
    <w:rsid w:val="00527CC7"/>
    <w:rsid w:val="00530CD2"/>
    <w:rsid w:val="00531A76"/>
    <w:rsid w:val="00531C28"/>
    <w:rsid w:val="0053312F"/>
    <w:rsid w:val="005349E5"/>
    <w:rsid w:val="0053649A"/>
    <w:rsid w:val="005410C3"/>
    <w:rsid w:val="0054157A"/>
    <w:rsid w:val="00543C06"/>
    <w:rsid w:val="00544DB1"/>
    <w:rsid w:val="0054505F"/>
    <w:rsid w:val="005458B8"/>
    <w:rsid w:val="0054636A"/>
    <w:rsid w:val="00546BBA"/>
    <w:rsid w:val="00546D0C"/>
    <w:rsid w:val="00546E70"/>
    <w:rsid w:val="00546FAD"/>
    <w:rsid w:val="005477C7"/>
    <w:rsid w:val="00547F08"/>
    <w:rsid w:val="00553380"/>
    <w:rsid w:val="00554421"/>
    <w:rsid w:val="00554ED1"/>
    <w:rsid w:val="00554FB2"/>
    <w:rsid w:val="00555A23"/>
    <w:rsid w:val="0055732A"/>
    <w:rsid w:val="005579A1"/>
    <w:rsid w:val="005608C5"/>
    <w:rsid w:val="00560D97"/>
    <w:rsid w:val="00560D9A"/>
    <w:rsid w:val="0056114F"/>
    <w:rsid w:val="00561A00"/>
    <w:rsid w:val="00561A56"/>
    <w:rsid w:val="0056319D"/>
    <w:rsid w:val="00563A68"/>
    <w:rsid w:val="00564958"/>
    <w:rsid w:val="00564E12"/>
    <w:rsid w:val="005656CC"/>
    <w:rsid w:val="00565B73"/>
    <w:rsid w:val="00565C6E"/>
    <w:rsid w:val="00565F25"/>
    <w:rsid w:val="00567558"/>
    <w:rsid w:val="0057159C"/>
    <w:rsid w:val="00571DDD"/>
    <w:rsid w:val="005722EF"/>
    <w:rsid w:val="00573F7F"/>
    <w:rsid w:val="00575D09"/>
    <w:rsid w:val="00575E98"/>
    <w:rsid w:val="00581883"/>
    <w:rsid w:val="005825B2"/>
    <w:rsid w:val="005845F7"/>
    <w:rsid w:val="00585734"/>
    <w:rsid w:val="0058649B"/>
    <w:rsid w:val="005868B6"/>
    <w:rsid w:val="0058698A"/>
    <w:rsid w:val="00587E71"/>
    <w:rsid w:val="00590F9D"/>
    <w:rsid w:val="00590FCD"/>
    <w:rsid w:val="005928CB"/>
    <w:rsid w:val="005933AF"/>
    <w:rsid w:val="00593517"/>
    <w:rsid w:val="00595A67"/>
    <w:rsid w:val="00596568"/>
    <w:rsid w:val="005968F2"/>
    <w:rsid w:val="00596E67"/>
    <w:rsid w:val="005973D4"/>
    <w:rsid w:val="0059774C"/>
    <w:rsid w:val="005978C1"/>
    <w:rsid w:val="005A0E17"/>
    <w:rsid w:val="005A21ED"/>
    <w:rsid w:val="005A2244"/>
    <w:rsid w:val="005A24A3"/>
    <w:rsid w:val="005A3613"/>
    <w:rsid w:val="005A40A4"/>
    <w:rsid w:val="005A43EB"/>
    <w:rsid w:val="005A4879"/>
    <w:rsid w:val="005A5D5E"/>
    <w:rsid w:val="005A61A4"/>
    <w:rsid w:val="005A65B0"/>
    <w:rsid w:val="005A6F04"/>
    <w:rsid w:val="005A7487"/>
    <w:rsid w:val="005A7CAA"/>
    <w:rsid w:val="005B0208"/>
    <w:rsid w:val="005B0E6C"/>
    <w:rsid w:val="005B2A47"/>
    <w:rsid w:val="005B2F15"/>
    <w:rsid w:val="005B36CA"/>
    <w:rsid w:val="005B3B2F"/>
    <w:rsid w:val="005B4A6C"/>
    <w:rsid w:val="005B4B4A"/>
    <w:rsid w:val="005B4B78"/>
    <w:rsid w:val="005B5A26"/>
    <w:rsid w:val="005B5EA9"/>
    <w:rsid w:val="005B63B7"/>
    <w:rsid w:val="005B6ACC"/>
    <w:rsid w:val="005B78CB"/>
    <w:rsid w:val="005B79FA"/>
    <w:rsid w:val="005C0766"/>
    <w:rsid w:val="005C2033"/>
    <w:rsid w:val="005C3B95"/>
    <w:rsid w:val="005C3FB8"/>
    <w:rsid w:val="005C476A"/>
    <w:rsid w:val="005C54A5"/>
    <w:rsid w:val="005C5746"/>
    <w:rsid w:val="005C75EE"/>
    <w:rsid w:val="005C7E12"/>
    <w:rsid w:val="005D0D12"/>
    <w:rsid w:val="005D1CC2"/>
    <w:rsid w:val="005D20BD"/>
    <w:rsid w:val="005D2618"/>
    <w:rsid w:val="005D4925"/>
    <w:rsid w:val="005D5614"/>
    <w:rsid w:val="005D5676"/>
    <w:rsid w:val="005D580C"/>
    <w:rsid w:val="005D5FA0"/>
    <w:rsid w:val="005D6381"/>
    <w:rsid w:val="005D7843"/>
    <w:rsid w:val="005E0669"/>
    <w:rsid w:val="005E182A"/>
    <w:rsid w:val="005E2AB4"/>
    <w:rsid w:val="005E3F97"/>
    <w:rsid w:val="005E427E"/>
    <w:rsid w:val="005E446B"/>
    <w:rsid w:val="005E45E0"/>
    <w:rsid w:val="005E4EDF"/>
    <w:rsid w:val="005E5185"/>
    <w:rsid w:val="005E5B37"/>
    <w:rsid w:val="005E6685"/>
    <w:rsid w:val="005E6D14"/>
    <w:rsid w:val="005E72B4"/>
    <w:rsid w:val="005F0312"/>
    <w:rsid w:val="005F0F59"/>
    <w:rsid w:val="005F1D6F"/>
    <w:rsid w:val="005F1DE6"/>
    <w:rsid w:val="005F23FC"/>
    <w:rsid w:val="005F3525"/>
    <w:rsid w:val="005F4B80"/>
    <w:rsid w:val="005F4D78"/>
    <w:rsid w:val="005F6334"/>
    <w:rsid w:val="005F70AC"/>
    <w:rsid w:val="005F767C"/>
    <w:rsid w:val="005F7754"/>
    <w:rsid w:val="006014E8"/>
    <w:rsid w:val="006040EF"/>
    <w:rsid w:val="0060415B"/>
    <w:rsid w:val="00604405"/>
    <w:rsid w:val="00605617"/>
    <w:rsid w:val="006059C0"/>
    <w:rsid w:val="006060AA"/>
    <w:rsid w:val="00611192"/>
    <w:rsid w:val="0061165A"/>
    <w:rsid w:val="00611924"/>
    <w:rsid w:val="00612048"/>
    <w:rsid w:val="00612C9D"/>
    <w:rsid w:val="006132DD"/>
    <w:rsid w:val="0061345A"/>
    <w:rsid w:val="006136BB"/>
    <w:rsid w:val="006146C2"/>
    <w:rsid w:val="00615081"/>
    <w:rsid w:val="00616C96"/>
    <w:rsid w:val="00616E09"/>
    <w:rsid w:val="006170A8"/>
    <w:rsid w:val="00617473"/>
    <w:rsid w:val="00617671"/>
    <w:rsid w:val="0061779D"/>
    <w:rsid w:val="006204D5"/>
    <w:rsid w:val="00622BD5"/>
    <w:rsid w:val="00624515"/>
    <w:rsid w:val="006245F9"/>
    <w:rsid w:val="00624E38"/>
    <w:rsid w:val="006255C4"/>
    <w:rsid w:val="00626FFE"/>
    <w:rsid w:val="0063253B"/>
    <w:rsid w:val="00632788"/>
    <w:rsid w:val="006361AA"/>
    <w:rsid w:val="00637096"/>
    <w:rsid w:val="00640D7D"/>
    <w:rsid w:val="00641AB9"/>
    <w:rsid w:val="00641D98"/>
    <w:rsid w:val="00642484"/>
    <w:rsid w:val="0064314E"/>
    <w:rsid w:val="006435F3"/>
    <w:rsid w:val="0064373D"/>
    <w:rsid w:val="00643A9C"/>
    <w:rsid w:val="00644C03"/>
    <w:rsid w:val="006454E9"/>
    <w:rsid w:val="0064774C"/>
    <w:rsid w:val="00647BB1"/>
    <w:rsid w:val="0065090C"/>
    <w:rsid w:val="00650EA5"/>
    <w:rsid w:val="00651277"/>
    <w:rsid w:val="006515BF"/>
    <w:rsid w:val="00651611"/>
    <w:rsid w:val="00652A43"/>
    <w:rsid w:val="00654923"/>
    <w:rsid w:val="00655B8E"/>
    <w:rsid w:val="0065692D"/>
    <w:rsid w:val="0065693A"/>
    <w:rsid w:val="006600EB"/>
    <w:rsid w:val="00660386"/>
    <w:rsid w:val="00661D50"/>
    <w:rsid w:val="00662186"/>
    <w:rsid w:val="00663271"/>
    <w:rsid w:val="0066332D"/>
    <w:rsid w:val="006653F7"/>
    <w:rsid w:val="00665572"/>
    <w:rsid w:val="006658E9"/>
    <w:rsid w:val="00665D6B"/>
    <w:rsid w:val="00666DEE"/>
    <w:rsid w:val="00666E6A"/>
    <w:rsid w:val="00667FE1"/>
    <w:rsid w:val="006721FB"/>
    <w:rsid w:val="00672263"/>
    <w:rsid w:val="00672E6D"/>
    <w:rsid w:val="0067378B"/>
    <w:rsid w:val="0067493E"/>
    <w:rsid w:val="00674FDC"/>
    <w:rsid w:val="00676EF0"/>
    <w:rsid w:val="006770D1"/>
    <w:rsid w:val="006774EF"/>
    <w:rsid w:val="00677B5C"/>
    <w:rsid w:val="0068020D"/>
    <w:rsid w:val="00681047"/>
    <w:rsid w:val="006812E9"/>
    <w:rsid w:val="006816A8"/>
    <w:rsid w:val="00681ED6"/>
    <w:rsid w:val="0068207E"/>
    <w:rsid w:val="00682754"/>
    <w:rsid w:val="00683DDB"/>
    <w:rsid w:val="006856BA"/>
    <w:rsid w:val="006867B8"/>
    <w:rsid w:val="00687089"/>
    <w:rsid w:val="00690AF3"/>
    <w:rsid w:val="00690B11"/>
    <w:rsid w:val="006910D0"/>
    <w:rsid w:val="00691A50"/>
    <w:rsid w:val="00692D14"/>
    <w:rsid w:val="00693013"/>
    <w:rsid w:val="0069372C"/>
    <w:rsid w:val="00694103"/>
    <w:rsid w:val="006945C8"/>
    <w:rsid w:val="00695968"/>
    <w:rsid w:val="00695A94"/>
    <w:rsid w:val="00696B2A"/>
    <w:rsid w:val="0069763C"/>
    <w:rsid w:val="006A03E3"/>
    <w:rsid w:val="006A0437"/>
    <w:rsid w:val="006A1118"/>
    <w:rsid w:val="006A11F0"/>
    <w:rsid w:val="006A348B"/>
    <w:rsid w:val="006A4704"/>
    <w:rsid w:val="006A7D97"/>
    <w:rsid w:val="006B1FAF"/>
    <w:rsid w:val="006B20B2"/>
    <w:rsid w:val="006B462A"/>
    <w:rsid w:val="006B5B62"/>
    <w:rsid w:val="006B5D9C"/>
    <w:rsid w:val="006B600F"/>
    <w:rsid w:val="006B672C"/>
    <w:rsid w:val="006C1D6F"/>
    <w:rsid w:val="006C1EC4"/>
    <w:rsid w:val="006C219B"/>
    <w:rsid w:val="006C22EF"/>
    <w:rsid w:val="006C3290"/>
    <w:rsid w:val="006C3A40"/>
    <w:rsid w:val="006C3CD1"/>
    <w:rsid w:val="006C5930"/>
    <w:rsid w:val="006C650F"/>
    <w:rsid w:val="006C6D90"/>
    <w:rsid w:val="006C7334"/>
    <w:rsid w:val="006C7927"/>
    <w:rsid w:val="006C7F20"/>
    <w:rsid w:val="006D0367"/>
    <w:rsid w:val="006D097C"/>
    <w:rsid w:val="006D13DF"/>
    <w:rsid w:val="006D15E2"/>
    <w:rsid w:val="006D4E8B"/>
    <w:rsid w:val="006D56E5"/>
    <w:rsid w:val="006D593B"/>
    <w:rsid w:val="006D5B20"/>
    <w:rsid w:val="006D7155"/>
    <w:rsid w:val="006E0F5F"/>
    <w:rsid w:val="006E1151"/>
    <w:rsid w:val="006E1C45"/>
    <w:rsid w:val="006E3BF3"/>
    <w:rsid w:val="006E485D"/>
    <w:rsid w:val="006E488C"/>
    <w:rsid w:val="006E540B"/>
    <w:rsid w:val="006E5597"/>
    <w:rsid w:val="006F03E0"/>
    <w:rsid w:val="006F2542"/>
    <w:rsid w:val="006F3A8B"/>
    <w:rsid w:val="006F3B4B"/>
    <w:rsid w:val="006F6BC7"/>
    <w:rsid w:val="006F7455"/>
    <w:rsid w:val="00700074"/>
    <w:rsid w:val="00701E33"/>
    <w:rsid w:val="007026A6"/>
    <w:rsid w:val="00702BF6"/>
    <w:rsid w:val="0070335C"/>
    <w:rsid w:val="00704877"/>
    <w:rsid w:val="00704BFB"/>
    <w:rsid w:val="0070610D"/>
    <w:rsid w:val="007063B7"/>
    <w:rsid w:val="00706780"/>
    <w:rsid w:val="00706A2B"/>
    <w:rsid w:val="00707414"/>
    <w:rsid w:val="0071043B"/>
    <w:rsid w:val="00711E20"/>
    <w:rsid w:val="007125EA"/>
    <w:rsid w:val="007126EF"/>
    <w:rsid w:val="00713115"/>
    <w:rsid w:val="00713999"/>
    <w:rsid w:val="007142D6"/>
    <w:rsid w:val="0071530D"/>
    <w:rsid w:val="00716D3D"/>
    <w:rsid w:val="00717167"/>
    <w:rsid w:val="007174FA"/>
    <w:rsid w:val="00720502"/>
    <w:rsid w:val="007205C6"/>
    <w:rsid w:val="00720702"/>
    <w:rsid w:val="0072099F"/>
    <w:rsid w:val="0072145B"/>
    <w:rsid w:val="00721CC8"/>
    <w:rsid w:val="00722A66"/>
    <w:rsid w:val="00723D16"/>
    <w:rsid w:val="007241C8"/>
    <w:rsid w:val="00724E91"/>
    <w:rsid w:val="00724F74"/>
    <w:rsid w:val="00725064"/>
    <w:rsid w:val="0072588A"/>
    <w:rsid w:val="00727BD5"/>
    <w:rsid w:val="00727DDB"/>
    <w:rsid w:val="00731754"/>
    <w:rsid w:val="007318CF"/>
    <w:rsid w:val="007328D3"/>
    <w:rsid w:val="00734904"/>
    <w:rsid w:val="00734B18"/>
    <w:rsid w:val="00734E97"/>
    <w:rsid w:val="00737C99"/>
    <w:rsid w:val="0074131C"/>
    <w:rsid w:val="00742C01"/>
    <w:rsid w:val="00742EB9"/>
    <w:rsid w:val="0074380B"/>
    <w:rsid w:val="00745043"/>
    <w:rsid w:val="00747BA1"/>
    <w:rsid w:val="00750A21"/>
    <w:rsid w:val="00750BCA"/>
    <w:rsid w:val="00755592"/>
    <w:rsid w:val="00755953"/>
    <w:rsid w:val="00756DEC"/>
    <w:rsid w:val="00756F03"/>
    <w:rsid w:val="00757F4B"/>
    <w:rsid w:val="0076140C"/>
    <w:rsid w:val="0076239C"/>
    <w:rsid w:val="00762781"/>
    <w:rsid w:val="00764078"/>
    <w:rsid w:val="00765E1B"/>
    <w:rsid w:val="007665F7"/>
    <w:rsid w:val="00766B52"/>
    <w:rsid w:val="00766E17"/>
    <w:rsid w:val="00767627"/>
    <w:rsid w:val="00770D79"/>
    <w:rsid w:val="0077210B"/>
    <w:rsid w:val="007723D9"/>
    <w:rsid w:val="00772A25"/>
    <w:rsid w:val="007734D3"/>
    <w:rsid w:val="0077442D"/>
    <w:rsid w:val="00774EE6"/>
    <w:rsid w:val="007759A9"/>
    <w:rsid w:val="00776C79"/>
    <w:rsid w:val="007802EC"/>
    <w:rsid w:val="0078091C"/>
    <w:rsid w:val="00781E4B"/>
    <w:rsid w:val="00782EA1"/>
    <w:rsid w:val="00782F54"/>
    <w:rsid w:val="00784896"/>
    <w:rsid w:val="00785538"/>
    <w:rsid w:val="00790B9C"/>
    <w:rsid w:val="0079170F"/>
    <w:rsid w:val="00792121"/>
    <w:rsid w:val="00792C20"/>
    <w:rsid w:val="00793FF7"/>
    <w:rsid w:val="0079504F"/>
    <w:rsid w:val="007958B9"/>
    <w:rsid w:val="00795A96"/>
    <w:rsid w:val="00797017"/>
    <w:rsid w:val="00797980"/>
    <w:rsid w:val="00797C8A"/>
    <w:rsid w:val="00797FCD"/>
    <w:rsid w:val="007A0CAD"/>
    <w:rsid w:val="007A2834"/>
    <w:rsid w:val="007A5046"/>
    <w:rsid w:val="007A6C6C"/>
    <w:rsid w:val="007A6D57"/>
    <w:rsid w:val="007B0BB5"/>
    <w:rsid w:val="007B1341"/>
    <w:rsid w:val="007B1A9F"/>
    <w:rsid w:val="007B1E0E"/>
    <w:rsid w:val="007B34A4"/>
    <w:rsid w:val="007B34EE"/>
    <w:rsid w:val="007B46B4"/>
    <w:rsid w:val="007B5CC9"/>
    <w:rsid w:val="007B6D12"/>
    <w:rsid w:val="007B77F8"/>
    <w:rsid w:val="007C0485"/>
    <w:rsid w:val="007C0690"/>
    <w:rsid w:val="007C0F8C"/>
    <w:rsid w:val="007C14BD"/>
    <w:rsid w:val="007C27A5"/>
    <w:rsid w:val="007C30DA"/>
    <w:rsid w:val="007C3990"/>
    <w:rsid w:val="007C3BEF"/>
    <w:rsid w:val="007C4897"/>
    <w:rsid w:val="007C4F80"/>
    <w:rsid w:val="007C6775"/>
    <w:rsid w:val="007C7DD4"/>
    <w:rsid w:val="007D076F"/>
    <w:rsid w:val="007D198B"/>
    <w:rsid w:val="007D2ADB"/>
    <w:rsid w:val="007D376F"/>
    <w:rsid w:val="007D4C99"/>
    <w:rsid w:val="007D4F57"/>
    <w:rsid w:val="007D59C4"/>
    <w:rsid w:val="007D5BE1"/>
    <w:rsid w:val="007D7355"/>
    <w:rsid w:val="007E139D"/>
    <w:rsid w:val="007E288A"/>
    <w:rsid w:val="007E53FD"/>
    <w:rsid w:val="007E6402"/>
    <w:rsid w:val="007E7074"/>
    <w:rsid w:val="007E7779"/>
    <w:rsid w:val="007F0ADE"/>
    <w:rsid w:val="007F0CB1"/>
    <w:rsid w:val="007F20E0"/>
    <w:rsid w:val="007F249A"/>
    <w:rsid w:val="007F3A0A"/>
    <w:rsid w:val="007F5507"/>
    <w:rsid w:val="007F56AD"/>
    <w:rsid w:val="0080036F"/>
    <w:rsid w:val="0080052F"/>
    <w:rsid w:val="00801562"/>
    <w:rsid w:val="0080332E"/>
    <w:rsid w:val="00803E82"/>
    <w:rsid w:val="008066BB"/>
    <w:rsid w:val="0080683D"/>
    <w:rsid w:val="00806951"/>
    <w:rsid w:val="00807AFD"/>
    <w:rsid w:val="0081072C"/>
    <w:rsid w:val="008109F7"/>
    <w:rsid w:val="008110AA"/>
    <w:rsid w:val="008119B1"/>
    <w:rsid w:val="008122EF"/>
    <w:rsid w:val="00812917"/>
    <w:rsid w:val="00812E0A"/>
    <w:rsid w:val="00813E0C"/>
    <w:rsid w:val="00814097"/>
    <w:rsid w:val="0081440F"/>
    <w:rsid w:val="00815158"/>
    <w:rsid w:val="00815F1F"/>
    <w:rsid w:val="008178A5"/>
    <w:rsid w:val="00817E55"/>
    <w:rsid w:val="008203B7"/>
    <w:rsid w:val="00820D71"/>
    <w:rsid w:val="008214B1"/>
    <w:rsid w:val="00822389"/>
    <w:rsid w:val="008229B4"/>
    <w:rsid w:val="00823203"/>
    <w:rsid w:val="00825B9C"/>
    <w:rsid w:val="0082601E"/>
    <w:rsid w:val="00826741"/>
    <w:rsid w:val="008275FB"/>
    <w:rsid w:val="0083051D"/>
    <w:rsid w:val="00830A19"/>
    <w:rsid w:val="00830E0C"/>
    <w:rsid w:val="00831E72"/>
    <w:rsid w:val="00832B7B"/>
    <w:rsid w:val="0083397F"/>
    <w:rsid w:val="0083438F"/>
    <w:rsid w:val="00834474"/>
    <w:rsid w:val="008348AE"/>
    <w:rsid w:val="00836831"/>
    <w:rsid w:val="00837C41"/>
    <w:rsid w:val="008401E6"/>
    <w:rsid w:val="008406FF"/>
    <w:rsid w:val="00841773"/>
    <w:rsid w:val="00841910"/>
    <w:rsid w:val="00841B86"/>
    <w:rsid w:val="00842F99"/>
    <w:rsid w:val="008430F9"/>
    <w:rsid w:val="00846509"/>
    <w:rsid w:val="00846709"/>
    <w:rsid w:val="00846DE1"/>
    <w:rsid w:val="00847173"/>
    <w:rsid w:val="008473D2"/>
    <w:rsid w:val="008474AC"/>
    <w:rsid w:val="00853FC3"/>
    <w:rsid w:val="00855096"/>
    <w:rsid w:val="008552FF"/>
    <w:rsid w:val="00856079"/>
    <w:rsid w:val="00857AD2"/>
    <w:rsid w:val="00861D20"/>
    <w:rsid w:val="008623F5"/>
    <w:rsid w:val="008633D9"/>
    <w:rsid w:val="00864045"/>
    <w:rsid w:val="00864E83"/>
    <w:rsid w:val="00865C43"/>
    <w:rsid w:val="00866A4F"/>
    <w:rsid w:val="00866B34"/>
    <w:rsid w:val="00866EAA"/>
    <w:rsid w:val="008670AA"/>
    <w:rsid w:val="0086761C"/>
    <w:rsid w:val="00870BC5"/>
    <w:rsid w:val="00870FE2"/>
    <w:rsid w:val="00873455"/>
    <w:rsid w:val="00873C39"/>
    <w:rsid w:val="00873E53"/>
    <w:rsid w:val="008744F5"/>
    <w:rsid w:val="008774D3"/>
    <w:rsid w:val="00880B2B"/>
    <w:rsid w:val="008817FE"/>
    <w:rsid w:val="00881FA0"/>
    <w:rsid w:val="008838E5"/>
    <w:rsid w:val="00884294"/>
    <w:rsid w:val="008854A7"/>
    <w:rsid w:val="0088562B"/>
    <w:rsid w:val="00885D52"/>
    <w:rsid w:val="008867A6"/>
    <w:rsid w:val="00887199"/>
    <w:rsid w:val="008873CC"/>
    <w:rsid w:val="00887821"/>
    <w:rsid w:val="00887982"/>
    <w:rsid w:val="00890375"/>
    <w:rsid w:val="00890834"/>
    <w:rsid w:val="00890852"/>
    <w:rsid w:val="00890A3F"/>
    <w:rsid w:val="00891088"/>
    <w:rsid w:val="008919EB"/>
    <w:rsid w:val="00892C33"/>
    <w:rsid w:val="008931C4"/>
    <w:rsid w:val="00893DA1"/>
    <w:rsid w:val="0089584B"/>
    <w:rsid w:val="00895B9E"/>
    <w:rsid w:val="0089623E"/>
    <w:rsid w:val="008966B9"/>
    <w:rsid w:val="00896855"/>
    <w:rsid w:val="008A0C2F"/>
    <w:rsid w:val="008A0D57"/>
    <w:rsid w:val="008A13D5"/>
    <w:rsid w:val="008A25B0"/>
    <w:rsid w:val="008A2D76"/>
    <w:rsid w:val="008A48B5"/>
    <w:rsid w:val="008A538F"/>
    <w:rsid w:val="008A588A"/>
    <w:rsid w:val="008A5C66"/>
    <w:rsid w:val="008A6211"/>
    <w:rsid w:val="008A64F9"/>
    <w:rsid w:val="008A6A73"/>
    <w:rsid w:val="008A7515"/>
    <w:rsid w:val="008A788C"/>
    <w:rsid w:val="008B0773"/>
    <w:rsid w:val="008B2204"/>
    <w:rsid w:val="008B249E"/>
    <w:rsid w:val="008B2833"/>
    <w:rsid w:val="008B3C74"/>
    <w:rsid w:val="008B3F67"/>
    <w:rsid w:val="008B46A0"/>
    <w:rsid w:val="008B4E26"/>
    <w:rsid w:val="008B4F28"/>
    <w:rsid w:val="008B5519"/>
    <w:rsid w:val="008B661C"/>
    <w:rsid w:val="008B7563"/>
    <w:rsid w:val="008B7E0D"/>
    <w:rsid w:val="008C083A"/>
    <w:rsid w:val="008C0AB8"/>
    <w:rsid w:val="008C0E4E"/>
    <w:rsid w:val="008C164D"/>
    <w:rsid w:val="008C19FE"/>
    <w:rsid w:val="008C1A5A"/>
    <w:rsid w:val="008C1A8D"/>
    <w:rsid w:val="008C21CB"/>
    <w:rsid w:val="008C3C61"/>
    <w:rsid w:val="008C3DD7"/>
    <w:rsid w:val="008C44DE"/>
    <w:rsid w:val="008C5406"/>
    <w:rsid w:val="008C7338"/>
    <w:rsid w:val="008C736F"/>
    <w:rsid w:val="008C79F2"/>
    <w:rsid w:val="008D08AC"/>
    <w:rsid w:val="008D0EB6"/>
    <w:rsid w:val="008D0EE1"/>
    <w:rsid w:val="008D2D4B"/>
    <w:rsid w:val="008D39C9"/>
    <w:rsid w:val="008D46B3"/>
    <w:rsid w:val="008D4C19"/>
    <w:rsid w:val="008D5114"/>
    <w:rsid w:val="008D5189"/>
    <w:rsid w:val="008D58A4"/>
    <w:rsid w:val="008E02AD"/>
    <w:rsid w:val="008E10E5"/>
    <w:rsid w:val="008E172C"/>
    <w:rsid w:val="008E1AB5"/>
    <w:rsid w:val="008E1B75"/>
    <w:rsid w:val="008E1C6F"/>
    <w:rsid w:val="008E299C"/>
    <w:rsid w:val="008E2E2C"/>
    <w:rsid w:val="008E558B"/>
    <w:rsid w:val="008E674B"/>
    <w:rsid w:val="008E68B3"/>
    <w:rsid w:val="008F1BEC"/>
    <w:rsid w:val="008F4762"/>
    <w:rsid w:val="008F490E"/>
    <w:rsid w:val="008F4DC2"/>
    <w:rsid w:val="008F5DDF"/>
    <w:rsid w:val="008F63A9"/>
    <w:rsid w:val="008F66CF"/>
    <w:rsid w:val="008F6B4D"/>
    <w:rsid w:val="008F7627"/>
    <w:rsid w:val="008F7C4A"/>
    <w:rsid w:val="00900713"/>
    <w:rsid w:val="00900DCA"/>
    <w:rsid w:val="00902A41"/>
    <w:rsid w:val="00903B3E"/>
    <w:rsid w:val="00904C0E"/>
    <w:rsid w:val="00904D46"/>
    <w:rsid w:val="00905098"/>
    <w:rsid w:val="0091016E"/>
    <w:rsid w:val="00910492"/>
    <w:rsid w:val="0091066F"/>
    <w:rsid w:val="00910707"/>
    <w:rsid w:val="00910A16"/>
    <w:rsid w:val="009129FD"/>
    <w:rsid w:val="00912BC9"/>
    <w:rsid w:val="009144E0"/>
    <w:rsid w:val="00916288"/>
    <w:rsid w:val="00916C8A"/>
    <w:rsid w:val="0092003B"/>
    <w:rsid w:val="009200C4"/>
    <w:rsid w:val="00920AB2"/>
    <w:rsid w:val="0092219D"/>
    <w:rsid w:val="009224B0"/>
    <w:rsid w:val="009229B8"/>
    <w:rsid w:val="00922C46"/>
    <w:rsid w:val="00922F49"/>
    <w:rsid w:val="00922FC5"/>
    <w:rsid w:val="00923323"/>
    <w:rsid w:val="009237E8"/>
    <w:rsid w:val="009239BB"/>
    <w:rsid w:val="0092413E"/>
    <w:rsid w:val="00924315"/>
    <w:rsid w:val="00924406"/>
    <w:rsid w:val="00924A9C"/>
    <w:rsid w:val="0092647A"/>
    <w:rsid w:val="00927521"/>
    <w:rsid w:val="0093047D"/>
    <w:rsid w:val="0093108C"/>
    <w:rsid w:val="009316B4"/>
    <w:rsid w:val="00932148"/>
    <w:rsid w:val="00932B23"/>
    <w:rsid w:val="00932BA7"/>
    <w:rsid w:val="00933117"/>
    <w:rsid w:val="00933224"/>
    <w:rsid w:val="009338F1"/>
    <w:rsid w:val="009357E6"/>
    <w:rsid w:val="00936754"/>
    <w:rsid w:val="00936B75"/>
    <w:rsid w:val="00937205"/>
    <w:rsid w:val="00937770"/>
    <w:rsid w:val="009402AD"/>
    <w:rsid w:val="00940BE1"/>
    <w:rsid w:val="009443D4"/>
    <w:rsid w:val="00944519"/>
    <w:rsid w:val="00944E42"/>
    <w:rsid w:val="009460A7"/>
    <w:rsid w:val="009460EC"/>
    <w:rsid w:val="00946946"/>
    <w:rsid w:val="00946AD8"/>
    <w:rsid w:val="0094769E"/>
    <w:rsid w:val="00947918"/>
    <w:rsid w:val="00947CE0"/>
    <w:rsid w:val="0095000B"/>
    <w:rsid w:val="0095129E"/>
    <w:rsid w:val="00951EAC"/>
    <w:rsid w:val="009546E2"/>
    <w:rsid w:val="0095559D"/>
    <w:rsid w:val="0095631B"/>
    <w:rsid w:val="00956CC1"/>
    <w:rsid w:val="00960D61"/>
    <w:rsid w:val="009634F7"/>
    <w:rsid w:val="0096415F"/>
    <w:rsid w:val="00964427"/>
    <w:rsid w:val="00965097"/>
    <w:rsid w:val="00965325"/>
    <w:rsid w:val="00965624"/>
    <w:rsid w:val="0096566E"/>
    <w:rsid w:val="00965D09"/>
    <w:rsid w:val="009669A6"/>
    <w:rsid w:val="00967BF8"/>
    <w:rsid w:val="009700FA"/>
    <w:rsid w:val="0097039A"/>
    <w:rsid w:val="0097083A"/>
    <w:rsid w:val="009711FA"/>
    <w:rsid w:val="00971744"/>
    <w:rsid w:val="009718EC"/>
    <w:rsid w:val="00971A29"/>
    <w:rsid w:val="009744D1"/>
    <w:rsid w:val="00977C9F"/>
    <w:rsid w:val="00977D78"/>
    <w:rsid w:val="00980AE8"/>
    <w:rsid w:val="0098130B"/>
    <w:rsid w:val="00982BB9"/>
    <w:rsid w:val="009830D3"/>
    <w:rsid w:val="00983EF3"/>
    <w:rsid w:val="00984668"/>
    <w:rsid w:val="00984A09"/>
    <w:rsid w:val="00991883"/>
    <w:rsid w:val="00992363"/>
    <w:rsid w:val="00992D66"/>
    <w:rsid w:val="009933CF"/>
    <w:rsid w:val="0099656A"/>
    <w:rsid w:val="009A003D"/>
    <w:rsid w:val="009A0353"/>
    <w:rsid w:val="009A06D6"/>
    <w:rsid w:val="009A1B81"/>
    <w:rsid w:val="009A1D2B"/>
    <w:rsid w:val="009A209A"/>
    <w:rsid w:val="009A21DB"/>
    <w:rsid w:val="009A2E80"/>
    <w:rsid w:val="009A30F7"/>
    <w:rsid w:val="009A33A8"/>
    <w:rsid w:val="009A3ABF"/>
    <w:rsid w:val="009A3C30"/>
    <w:rsid w:val="009A5B42"/>
    <w:rsid w:val="009A6B51"/>
    <w:rsid w:val="009A792C"/>
    <w:rsid w:val="009B0A96"/>
    <w:rsid w:val="009B1E98"/>
    <w:rsid w:val="009B24DC"/>
    <w:rsid w:val="009B34F7"/>
    <w:rsid w:val="009B3FE4"/>
    <w:rsid w:val="009B5519"/>
    <w:rsid w:val="009B63D6"/>
    <w:rsid w:val="009B6756"/>
    <w:rsid w:val="009C03B1"/>
    <w:rsid w:val="009C04BA"/>
    <w:rsid w:val="009C091D"/>
    <w:rsid w:val="009C2519"/>
    <w:rsid w:val="009C287D"/>
    <w:rsid w:val="009C3B0A"/>
    <w:rsid w:val="009C3FF6"/>
    <w:rsid w:val="009C474F"/>
    <w:rsid w:val="009C60FF"/>
    <w:rsid w:val="009C6A24"/>
    <w:rsid w:val="009D1818"/>
    <w:rsid w:val="009D1BBA"/>
    <w:rsid w:val="009D70AF"/>
    <w:rsid w:val="009E0940"/>
    <w:rsid w:val="009E0A5C"/>
    <w:rsid w:val="009E0AA9"/>
    <w:rsid w:val="009E12A7"/>
    <w:rsid w:val="009E18F1"/>
    <w:rsid w:val="009E297A"/>
    <w:rsid w:val="009E2D7C"/>
    <w:rsid w:val="009E2EAB"/>
    <w:rsid w:val="009E3E0C"/>
    <w:rsid w:val="009E5526"/>
    <w:rsid w:val="009E651B"/>
    <w:rsid w:val="009E6862"/>
    <w:rsid w:val="009E703F"/>
    <w:rsid w:val="009E789A"/>
    <w:rsid w:val="009F01DC"/>
    <w:rsid w:val="009F0BE1"/>
    <w:rsid w:val="009F20E6"/>
    <w:rsid w:val="009F21E2"/>
    <w:rsid w:val="009F2231"/>
    <w:rsid w:val="009F36D4"/>
    <w:rsid w:val="009F4118"/>
    <w:rsid w:val="009F431C"/>
    <w:rsid w:val="009F4E11"/>
    <w:rsid w:val="009F5B11"/>
    <w:rsid w:val="00A00C8F"/>
    <w:rsid w:val="00A01144"/>
    <w:rsid w:val="00A018CE"/>
    <w:rsid w:val="00A0286F"/>
    <w:rsid w:val="00A02F83"/>
    <w:rsid w:val="00A03342"/>
    <w:rsid w:val="00A03B3D"/>
    <w:rsid w:val="00A04868"/>
    <w:rsid w:val="00A05D0D"/>
    <w:rsid w:val="00A063AF"/>
    <w:rsid w:val="00A06448"/>
    <w:rsid w:val="00A10EE7"/>
    <w:rsid w:val="00A11BD1"/>
    <w:rsid w:val="00A11EAD"/>
    <w:rsid w:val="00A12119"/>
    <w:rsid w:val="00A1271D"/>
    <w:rsid w:val="00A12A25"/>
    <w:rsid w:val="00A1488D"/>
    <w:rsid w:val="00A15F37"/>
    <w:rsid w:val="00A16DCF"/>
    <w:rsid w:val="00A20586"/>
    <w:rsid w:val="00A22424"/>
    <w:rsid w:val="00A22438"/>
    <w:rsid w:val="00A22BD8"/>
    <w:rsid w:val="00A26068"/>
    <w:rsid w:val="00A264AA"/>
    <w:rsid w:val="00A2698B"/>
    <w:rsid w:val="00A27490"/>
    <w:rsid w:val="00A31546"/>
    <w:rsid w:val="00A31C5F"/>
    <w:rsid w:val="00A327E6"/>
    <w:rsid w:val="00A3348B"/>
    <w:rsid w:val="00A33921"/>
    <w:rsid w:val="00A34084"/>
    <w:rsid w:val="00A34754"/>
    <w:rsid w:val="00A348D6"/>
    <w:rsid w:val="00A351EE"/>
    <w:rsid w:val="00A3575B"/>
    <w:rsid w:val="00A3581B"/>
    <w:rsid w:val="00A3587B"/>
    <w:rsid w:val="00A35A63"/>
    <w:rsid w:val="00A35D49"/>
    <w:rsid w:val="00A35D98"/>
    <w:rsid w:val="00A35F32"/>
    <w:rsid w:val="00A36474"/>
    <w:rsid w:val="00A36CA0"/>
    <w:rsid w:val="00A40F19"/>
    <w:rsid w:val="00A41975"/>
    <w:rsid w:val="00A42999"/>
    <w:rsid w:val="00A43992"/>
    <w:rsid w:val="00A43C66"/>
    <w:rsid w:val="00A44714"/>
    <w:rsid w:val="00A44959"/>
    <w:rsid w:val="00A44B35"/>
    <w:rsid w:val="00A458F9"/>
    <w:rsid w:val="00A45D83"/>
    <w:rsid w:val="00A46705"/>
    <w:rsid w:val="00A474F3"/>
    <w:rsid w:val="00A47B76"/>
    <w:rsid w:val="00A47F4D"/>
    <w:rsid w:val="00A5193D"/>
    <w:rsid w:val="00A51E7A"/>
    <w:rsid w:val="00A51F4E"/>
    <w:rsid w:val="00A531A8"/>
    <w:rsid w:val="00A537EC"/>
    <w:rsid w:val="00A53F9E"/>
    <w:rsid w:val="00A5480A"/>
    <w:rsid w:val="00A610FD"/>
    <w:rsid w:val="00A619BF"/>
    <w:rsid w:val="00A63E21"/>
    <w:rsid w:val="00A64D3D"/>
    <w:rsid w:val="00A64D87"/>
    <w:rsid w:val="00A659E7"/>
    <w:rsid w:val="00A65D15"/>
    <w:rsid w:val="00A65E82"/>
    <w:rsid w:val="00A65F86"/>
    <w:rsid w:val="00A66845"/>
    <w:rsid w:val="00A669FA"/>
    <w:rsid w:val="00A6789F"/>
    <w:rsid w:val="00A67E4B"/>
    <w:rsid w:val="00A701C6"/>
    <w:rsid w:val="00A7069B"/>
    <w:rsid w:val="00A70D97"/>
    <w:rsid w:val="00A7188B"/>
    <w:rsid w:val="00A72067"/>
    <w:rsid w:val="00A724C1"/>
    <w:rsid w:val="00A72F69"/>
    <w:rsid w:val="00A734F6"/>
    <w:rsid w:val="00A7387D"/>
    <w:rsid w:val="00A75009"/>
    <w:rsid w:val="00A76C34"/>
    <w:rsid w:val="00A80269"/>
    <w:rsid w:val="00A8074D"/>
    <w:rsid w:val="00A80FDF"/>
    <w:rsid w:val="00A81A80"/>
    <w:rsid w:val="00A820DB"/>
    <w:rsid w:val="00A8217C"/>
    <w:rsid w:val="00A8507C"/>
    <w:rsid w:val="00A87DC8"/>
    <w:rsid w:val="00A91517"/>
    <w:rsid w:val="00A91F9A"/>
    <w:rsid w:val="00A9221F"/>
    <w:rsid w:val="00A92A58"/>
    <w:rsid w:val="00A92B3C"/>
    <w:rsid w:val="00A92DCB"/>
    <w:rsid w:val="00A96D95"/>
    <w:rsid w:val="00A9785F"/>
    <w:rsid w:val="00AA0112"/>
    <w:rsid w:val="00AA073A"/>
    <w:rsid w:val="00AA32A0"/>
    <w:rsid w:val="00AA38A5"/>
    <w:rsid w:val="00AA449C"/>
    <w:rsid w:val="00AA46DB"/>
    <w:rsid w:val="00AA6C66"/>
    <w:rsid w:val="00AB2165"/>
    <w:rsid w:val="00AB2596"/>
    <w:rsid w:val="00AB43E5"/>
    <w:rsid w:val="00AB4BB1"/>
    <w:rsid w:val="00AB4BD2"/>
    <w:rsid w:val="00AB53E4"/>
    <w:rsid w:val="00AB5EE6"/>
    <w:rsid w:val="00AB617A"/>
    <w:rsid w:val="00AC17E1"/>
    <w:rsid w:val="00AC19BB"/>
    <w:rsid w:val="00AC1BC2"/>
    <w:rsid w:val="00AC1F63"/>
    <w:rsid w:val="00AC3707"/>
    <w:rsid w:val="00AC5709"/>
    <w:rsid w:val="00AC77B6"/>
    <w:rsid w:val="00AC79EE"/>
    <w:rsid w:val="00AD06BA"/>
    <w:rsid w:val="00AD1C71"/>
    <w:rsid w:val="00AD1DD3"/>
    <w:rsid w:val="00AD2465"/>
    <w:rsid w:val="00AD2E99"/>
    <w:rsid w:val="00AD301D"/>
    <w:rsid w:val="00AD4245"/>
    <w:rsid w:val="00AD5363"/>
    <w:rsid w:val="00AD5615"/>
    <w:rsid w:val="00AD7C91"/>
    <w:rsid w:val="00AD7CDD"/>
    <w:rsid w:val="00AE13AA"/>
    <w:rsid w:val="00AE1717"/>
    <w:rsid w:val="00AE1A21"/>
    <w:rsid w:val="00AE2F5C"/>
    <w:rsid w:val="00AE30DD"/>
    <w:rsid w:val="00AE536B"/>
    <w:rsid w:val="00AE569E"/>
    <w:rsid w:val="00AE64B0"/>
    <w:rsid w:val="00AE6A34"/>
    <w:rsid w:val="00AF0DD0"/>
    <w:rsid w:val="00AF0F8B"/>
    <w:rsid w:val="00AF1AE0"/>
    <w:rsid w:val="00AF20C9"/>
    <w:rsid w:val="00AF39E2"/>
    <w:rsid w:val="00AF4A57"/>
    <w:rsid w:val="00AF525C"/>
    <w:rsid w:val="00AF608A"/>
    <w:rsid w:val="00AF60D0"/>
    <w:rsid w:val="00AF787D"/>
    <w:rsid w:val="00AF7F41"/>
    <w:rsid w:val="00B00FBD"/>
    <w:rsid w:val="00B01220"/>
    <w:rsid w:val="00B01462"/>
    <w:rsid w:val="00B01F2D"/>
    <w:rsid w:val="00B01F3E"/>
    <w:rsid w:val="00B02AD1"/>
    <w:rsid w:val="00B02BB4"/>
    <w:rsid w:val="00B0319D"/>
    <w:rsid w:val="00B050BD"/>
    <w:rsid w:val="00B05C89"/>
    <w:rsid w:val="00B0697D"/>
    <w:rsid w:val="00B07216"/>
    <w:rsid w:val="00B10231"/>
    <w:rsid w:val="00B11EC7"/>
    <w:rsid w:val="00B124F7"/>
    <w:rsid w:val="00B12FDB"/>
    <w:rsid w:val="00B132AF"/>
    <w:rsid w:val="00B16CBC"/>
    <w:rsid w:val="00B17720"/>
    <w:rsid w:val="00B178E7"/>
    <w:rsid w:val="00B17998"/>
    <w:rsid w:val="00B201F8"/>
    <w:rsid w:val="00B21502"/>
    <w:rsid w:val="00B21C2E"/>
    <w:rsid w:val="00B22F08"/>
    <w:rsid w:val="00B23164"/>
    <w:rsid w:val="00B23A8E"/>
    <w:rsid w:val="00B240F7"/>
    <w:rsid w:val="00B247CE"/>
    <w:rsid w:val="00B24987"/>
    <w:rsid w:val="00B258C0"/>
    <w:rsid w:val="00B271A5"/>
    <w:rsid w:val="00B27DE8"/>
    <w:rsid w:val="00B308CB"/>
    <w:rsid w:val="00B31897"/>
    <w:rsid w:val="00B33DCA"/>
    <w:rsid w:val="00B33FF7"/>
    <w:rsid w:val="00B354DB"/>
    <w:rsid w:val="00B359B8"/>
    <w:rsid w:val="00B3697A"/>
    <w:rsid w:val="00B36ADE"/>
    <w:rsid w:val="00B370C1"/>
    <w:rsid w:val="00B404FE"/>
    <w:rsid w:val="00B41039"/>
    <w:rsid w:val="00B4159D"/>
    <w:rsid w:val="00B4176F"/>
    <w:rsid w:val="00B417C1"/>
    <w:rsid w:val="00B41D22"/>
    <w:rsid w:val="00B42FEC"/>
    <w:rsid w:val="00B460C5"/>
    <w:rsid w:val="00B47374"/>
    <w:rsid w:val="00B509B5"/>
    <w:rsid w:val="00B5430B"/>
    <w:rsid w:val="00B544CE"/>
    <w:rsid w:val="00B55416"/>
    <w:rsid w:val="00B55675"/>
    <w:rsid w:val="00B559BB"/>
    <w:rsid w:val="00B572E8"/>
    <w:rsid w:val="00B57FFE"/>
    <w:rsid w:val="00B60117"/>
    <w:rsid w:val="00B62515"/>
    <w:rsid w:val="00B6488E"/>
    <w:rsid w:val="00B656FB"/>
    <w:rsid w:val="00B66764"/>
    <w:rsid w:val="00B6685D"/>
    <w:rsid w:val="00B6743C"/>
    <w:rsid w:val="00B70078"/>
    <w:rsid w:val="00B70891"/>
    <w:rsid w:val="00B708A7"/>
    <w:rsid w:val="00B709C6"/>
    <w:rsid w:val="00B71024"/>
    <w:rsid w:val="00B72707"/>
    <w:rsid w:val="00B75612"/>
    <w:rsid w:val="00B757CE"/>
    <w:rsid w:val="00B760E5"/>
    <w:rsid w:val="00B76343"/>
    <w:rsid w:val="00B763C2"/>
    <w:rsid w:val="00B7690D"/>
    <w:rsid w:val="00B80796"/>
    <w:rsid w:val="00B81485"/>
    <w:rsid w:val="00B8158B"/>
    <w:rsid w:val="00B8172D"/>
    <w:rsid w:val="00B81E8E"/>
    <w:rsid w:val="00B82EF8"/>
    <w:rsid w:val="00B83309"/>
    <w:rsid w:val="00B875CA"/>
    <w:rsid w:val="00B93C07"/>
    <w:rsid w:val="00B9467A"/>
    <w:rsid w:val="00B94C3A"/>
    <w:rsid w:val="00B96205"/>
    <w:rsid w:val="00B96952"/>
    <w:rsid w:val="00B96D86"/>
    <w:rsid w:val="00B97EBF"/>
    <w:rsid w:val="00BA0330"/>
    <w:rsid w:val="00BA26CD"/>
    <w:rsid w:val="00BA2B44"/>
    <w:rsid w:val="00BA301B"/>
    <w:rsid w:val="00BA4420"/>
    <w:rsid w:val="00BA4C05"/>
    <w:rsid w:val="00BA5741"/>
    <w:rsid w:val="00BA76BE"/>
    <w:rsid w:val="00BB08DB"/>
    <w:rsid w:val="00BB0CA2"/>
    <w:rsid w:val="00BB20BA"/>
    <w:rsid w:val="00BB23EF"/>
    <w:rsid w:val="00BB3679"/>
    <w:rsid w:val="00BB42D1"/>
    <w:rsid w:val="00BB4731"/>
    <w:rsid w:val="00BB4BBE"/>
    <w:rsid w:val="00BB5746"/>
    <w:rsid w:val="00BB6DD1"/>
    <w:rsid w:val="00BB6F1D"/>
    <w:rsid w:val="00BB71F1"/>
    <w:rsid w:val="00BC1826"/>
    <w:rsid w:val="00BC36BD"/>
    <w:rsid w:val="00BC37AF"/>
    <w:rsid w:val="00BC3826"/>
    <w:rsid w:val="00BC73DA"/>
    <w:rsid w:val="00BC741D"/>
    <w:rsid w:val="00BC7524"/>
    <w:rsid w:val="00BD01E2"/>
    <w:rsid w:val="00BD1452"/>
    <w:rsid w:val="00BD1909"/>
    <w:rsid w:val="00BD2BE1"/>
    <w:rsid w:val="00BD39B8"/>
    <w:rsid w:val="00BD448B"/>
    <w:rsid w:val="00BD48EA"/>
    <w:rsid w:val="00BD6587"/>
    <w:rsid w:val="00BE02B6"/>
    <w:rsid w:val="00BE0AB5"/>
    <w:rsid w:val="00BE0CAF"/>
    <w:rsid w:val="00BE0E4A"/>
    <w:rsid w:val="00BE1D25"/>
    <w:rsid w:val="00BE2026"/>
    <w:rsid w:val="00BE2D78"/>
    <w:rsid w:val="00BE4A74"/>
    <w:rsid w:val="00BE5123"/>
    <w:rsid w:val="00BF03C9"/>
    <w:rsid w:val="00BF0C1C"/>
    <w:rsid w:val="00BF0C98"/>
    <w:rsid w:val="00BF22E3"/>
    <w:rsid w:val="00BF2D33"/>
    <w:rsid w:val="00BF5412"/>
    <w:rsid w:val="00BF7300"/>
    <w:rsid w:val="00C001F7"/>
    <w:rsid w:val="00C02834"/>
    <w:rsid w:val="00C028E1"/>
    <w:rsid w:val="00C03722"/>
    <w:rsid w:val="00C03E71"/>
    <w:rsid w:val="00C03F70"/>
    <w:rsid w:val="00C046E2"/>
    <w:rsid w:val="00C04A51"/>
    <w:rsid w:val="00C04B9F"/>
    <w:rsid w:val="00C05D1E"/>
    <w:rsid w:val="00C069CA"/>
    <w:rsid w:val="00C06D1F"/>
    <w:rsid w:val="00C10563"/>
    <w:rsid w:val="00C105B9"/>
    <w:rsid w:val="00C10C7A"/>
    <w:rsid w:val="00C1100A"/>
    <w:rsid w:val="00C1400D"/>
    <w:rsid w:val="00C14BFB"/>
    <w:rsid w:val="00C14C1F"/>
    <w:rsid w:val="00C17741"/>
    <w:rsid w:val="00C204A2"/>
    <w:rsid w:val="00C20E9A"/>
    <w:rsid w:val="00C2110F"/>
    <w:rsid w:val="00C21A2A"/>
    <w:rsid w:val="00C22364"/>
    <w:rsid w:val="00C2276F"/>
    <w:rsid w:val="00C22CBD"/>
    <w:rsid w:val="00C23AD4"/>
    <w:rsid w:val="00C23C05"/>
    <w:rsid w:val="00C24DED"/>
    <w:rsid w:val="00C26F9F"/>
    <w:rsid w:val="00C277FD"/>
    <w:rsid w:val="00C32DD4"/>
    <w:rsid w:val="00C33181"/>
    <w:rsid w:val="00C33E61"/>
    <w:rsid w:val="00C343DB"/>
    <w:rsid w:val="00C350CA"/>
    <w:rsid w:val="00C35C6A"/>
    <w:rsid w:val="00C36236"/>
    <w:rsid w:val="00C40BAD"/>
    <w:rsid w:val="00C41440"/>
    <w:rsid w:val="00C420A0"/>
    <w:rsid w:val="00C424C6"/>
    <w:rsid w:val="00C42AAB"/>
    <w:rsid w:val="00C42F0E"/>
    <w:rsid w:val="00C431F6"/>
    <w:rsid w:val="00C446D1"/>
    <w:rsid w:val="00C45B76"/>
    <w:rsid w:val="00C46332"/>
    <w:rsid w:val="00C46E64"/>
    <w:rsid w:val="00C475CE"/>
    <w:rsid w:val="00C47680"/>
    <w:rsid w:val="00C47BAB"/>
    <w:rsid w:val="00C50820"/>
    <w:rsid w:val="00C50881"/>
    <w:rsid w:val="00C51568"/>
    <w:rsid w:val="00C51577"/>
    <w:rsid w:val="00C52865"/>
    <w:rsid w:val="00C52CBB"/>
    <w:rsid w:val="00C52D24"/>
    <w:rsid w:val="00C52E98"/>
    <w:rsid w:val="00C55476"/>
    <w:rsid w:val="00C56B0A"/>
    <w:rsid w:val="00C574FF"/>
    <w:rsid w:val="00C576AB"/>
    <w:rsid w:val="00C61969"/>
    <w:rsid w:val="00C61A24"/>
    <w:rsid w:val="00C61D4D"/>
    <w:rsid w:val="00C6590E"/>
    <w:rsid w:val="00C65E5A"/>
    <w:rsid w:val="00C65FDA"/>
    <w:rsid w:val="00C712B8"/>
    <w:rsid w:val="00C72D4D"/>
    <w:rsid w:val="00C73D0F"/>
    <w:rsid w:val="00C74626"/>
    <w:rsid w:val="00C74B62"/>
    <w:rsid w:val="00C7683C"/>
    <w:rsid w:val="00C76A5C"/>
    <w:rsid w:val="00C779A6"/>
    <w:rsid w:val="00C8205A"/>
    <w:rsid w:val="00C82BD0"/>
    <w:rsid w:val="00C8364C"/>
    <w:rsid w:val="00C84031"/>
    <w:rsid w:val="00C84303"/>
    <w:rsid w:val="00C847E4"/>
    <w:rsid w:val="00C8692B"/>
    <w:rsid w:val="00C86FDB"/>
    <w:rsid w:val="00C90EFE"/>
    <w:rsid w:val="00C94B28"/>
    <w:rsid w:val="00C967F3"/>
    <w:rsid w:val="00C96872"/>
    <w:rsid w:val="00C972EF"/>
    <w:rsid w:val="00C9779B"/>
    <w:rsid w:val="00CA0784"/>
    <w:rsid w:val="00CA14F3"/>
    <w:rsid w:val="00CA1A56"/>
    <w:rsid w:val="00CA4380"/>
    <w:rsid w:val="00CA50CB"/>
    <w:rsid w:val="00CA7847"/>
    <w:rsid w:val="00CB05FD"/>
    <w:rsid w:val="00CB06E7"/>
    <w:rsid w:val="00CB1199"/>
    <w:rsid w:val="00CB33B1"/>
    <w:rsid w:val="00CB34F2"/>
    <w:rsid w:val="00CB4AC8"/>
    <w:rsid w:val="00CB5EBE"/>
    <w:rsid w:val="00CB7BA5"/>
    <w:rsid w:val="00CB7CFA"/>
    <w:rsid w:val="00CC06D3"/>
    <w:rsid w:val="00CC0E40"/>
    <w:rsid w:val="00CC1313"/>
    <w:rsid w:val="00CC15CC"/>
    <w:rsid w:val="00CC2490"/>
    <w:rsid w:val="00CC312C"/>
    <w:rsid w:val="00CC33EC"/>
    <w:rsid w:val="00CC3AA9"/>
    <w:rsid w:val="00CC4457"/>
    <w:rsid w:val="00CC44E5"/>
    <w:rsid w:val="00CC4918"/>
    <w:rsid w:val="00CC4FE6"/>
    <w:rsid w:val="00CC5899"/>
    <w:rsid w:val="00CC5AA0"/>
    <w:rsid w:val="00CC5DA7"/>
    <w:rsid w:val="00CD0A39"/>
    <w:rsid w:val="00CD12E2"/>
    <w:rsid w:val="00CD1686"/>
    <w:rsid w:val="00CD1742"/>
    <w:rsid w:val="00CD1DF3"/>
    <w:rsid w:val="00CD1F90"/>
    <w:rsid w:val="00CD2906"/>
    <w:rsid w:val="00CD2A00"/>
    <w:rsid w:val="00CD3163"/>
    <w:rsid w:val="00CD434C"/>
    <w:rsid w:val="00CD6D85"/>
    <w:rsid w:val="00CE02D9"/>
    <w:rsid w:val="00CE0652"/>
    <w:rsid w:val="00CE09DB"/>
    <w:rsid w:val="00CE0F50"/>
    <w:rsid w:val="00CE11F0"/>
    <w:rsid w:val="00CE1291"/>
    <w:rsid w:val="00CE13B4"/>
    <w:rsid w:val="00CE144D"/>
    <w:rsid w:val="00CE1C23"/>
    <w:rsid w:val="00CE4745"/>
    <w:rsid w:val="00CE4CF0"/>
    <w:rsid w:val="00CE5B58"/>
    <w:rsid w:val="00CE5F1A"/>
    <w:rsid w:val="00CE74DA"/>
    <w:rsid w:val="00CE7635"/>
    <w:rsid w:val="00CF0788"/>
    <w:rsid w:val="00CF1912"/>
    <w:rsid w:val="00CF4349"/>
    <w:rsid w:val="00CF5199"/>
    <w:rsid w:val="00CF5B2F"/>
    <w:rsid w:val="00CF6462"/>
    <w:rsid w:val="00D0012F"/>
    <w:rsid w:val="00D0051E"/>
    <w:rsid w:val="00D02745"/>
    <w:rsid w:val="00D0312D"/>
    <w:rsid w:val="00D03535"/>
    <w:rsid w:val="00D04BC2"/>
    <w:rsid w:val="00D061F3"/>
    <w:rsid w:val="00D07C58"/>
    <w:rsid w:val="00D07C88"/>
    <w:rsid w:val="00D07CDA"/>
    <w:rsid w:val="00D107C0"/>
    <w:rsid w:val="00D1540E"/>
    <w:rsid w:val="00D16921"/>
    <w:rsid w:val="00D169D4"/>
    <w:rsid w:val="00D20A67"/>
    <w:rsid w:val="00D2158B"/>
    <w:rsid w:val="00D21624"/>
    <w:rsid w:val="00D22DD1"/>
    <w:rsid w:val="00D23753"/>
    <w:rsid w:val="00D23B58"/>
    <w:rsid w:val="00D23EAC"/>
    <w:rsid w:val="00D2455C"/>
    <w:rsid w:val="00D24C40"/>
    <w:rsid w:val="00D25B65"/>
    <w:rsid w:val="00D26D30"/>
    <w:rsid w:val="00D26DB4"/>
    <w:rsid w:val="00D26E73"/>
    <w:rsid w:val="00D30F1C"/>
    <w:rsid w:val="00D31633"/>
    <w:rsid w:val="00D31B71"/>
    <w:rsid w:val="00D33622"/>
    <w:rsid w:val="00D34282"/>
    <w:rsid w:val="00D359A8"/>
    <w:rsid w:val="00D35F05"/>
    <w:rsid w:val="00D3674C"/>
    <w:rsid w:val="00D375AC"/>
    <w:rsid w:val="00D37887"/>
    <w:rsid w:val="00D37B20"/>
    <w:rsid w:val="00D433FA"/>
    <w:rsid w:val="00D44487"/>
    <w:rsid w:val="00D445C4"/>
    <w:rsid w:val="00D44CE0"/>
    <w:rsid w:val="00D44E52"/>
    <w:rsid w:val="00D461DD"/>
    <w:rsid w:val="00D46B98"/>
    <w:rsid w:val="00D46C5C"/>
    <w:rsid w:val="00D46ED4"/>
    <w:rsid w:val="00D46EEB"/>
    <w:rsid w:val="00D475BD"/>
    <w:rsid w:val="00D476F6"/>
    <w:rsid w:val="00D47CDF"/>
    <w:rsid w:val="00D500FE"/>
    <w:rsid w:val="00D50172"/>
    <w:rsid w:val="00D547B6"/>
    <w:rsid w:val="00D55980"/>
    <w:rsid w:val="00D55F7E"/>
    <w:rsid w:val="00D57A22"/>
    <w:rsid w:val="00D57F36"/>
    <w:rsid w:val="00D60D87"/>
    <w:rsid w:val="00D61F64"/>
    <w:rsid w:val="00D62233"/>
    <w:rsid w:val="00D6241A"/>
    <w:rsid w:val="00D630B0"/>
    <w:rsid w:val="00D63165"/>
    <w:rsid w:val="00D63F04"/>
    <w:rsid w:val="00D65C2A"/>
    <w:rsid w:val="00D66A2A"/>
    <w:rsid w:val="00D66BF6"/>
    <w:rsid w:val="00D6795F"/>
    <w:rsid w:val="00D702AA"/>
    <w:rsid w:val="00D71086"/>
    <w:rsid w:val="00D718D6"/>
    <w:rsid w:val="00D73795"/>
    <w:rsid w:val="00D745B8"/>
    <w:rsid w:val="00D746F9"/>
    <w:rsid w:val="00D74E3B"/>
    <w:rsid w:val="00D75D55"/>
    <w:rsid w:val="00D75DF1"/>
    <w:rsid w:val="00D75EA6"/>
    <w:rsid w:val="00D76389"/>
    <w:rsid w:val="00D7690C"/>
    <w:rsid w:val="00D76BBD"/>
    <w:rsid w:val="00D80338"/>
    <w:rsid w:val="00D803C6"/>
    <w:rsid w:val="00D80778"/>
    <w:rsid w:val="00D8231A"/>
    <w:rsid w:val="00D84165"/>
    <w:rsid w:val="00D84B83"/>
    <w:rsid w:val="00D84E9E"/>
    <w:rsid w:val="00D85207"/>
    <w:rsid w:val="00D85897"/>
    <w:rsid w:val="00D86416"/>
    <w:rsid w:val="00D86BF4"/>
    <w:rsid w:val="00D9401A"/>
    <w:rsid w:val="00D94107"/>
    <w:rsid w:val="00D95BE4"/>
    <w:rsid w:val="00D96C94"/>
    <w:rsid w:val="00D96CF5"/>
    <w:rsid w:val="00DA01C2"/>
    <w:rsid w:val="00DA0295"/>
    <w:rsid w:val="00DA1266"/>
    <w:rsid w:val="00DA1BAF"/>
    <w:rsid w:val="00DA3433"/>
    <w:rsid w:val="00DA37D7"/>
    <w:rsid w:val="00DA38B4"/>
    <w:rsid w:val="00DA4899"/>
    <w:rsid w:val="00DA4A3E"/>
    <w:rsid w:val="00DA5410"/>
    <w:rsid w:val="00DA5C5D"/>
    <w:rsid w:val="00DA6CE1"/>
    <w:rsid w:val="00DA6D32"/>
    <w:rsid w:val="00DA6DDB"/>
    <w:rsid w:val="00DA772A"/>
    <w:rsid w:val="00DB1DFF"/>
    <w:rsid w:val="00DB25F9"/>
    <w:rsid w:val="00DB2D9A"/>
    <w:rsid w:val="00DB2FA2"/>
    <w:rsid w:val="00DB61C4"/>
    <w:rsid w:val="00DB6294"/>
    <w:rsid w:val="00DB644A"/>
    <w:rsid w:val="00DC054F"/>
    <w:rsid w:val="00DC063B"/>
    <w:rsid w:val="00DC393C"/>
    <w:rsid w:val="00DC426F"/>
    <w:rsid w:val="00DC4494"/>
    <w:rsid w:val="00DC4AEC"/>
    <w:rsid w:val="00DC4FD4"/>
    <w:rsid w:val="00DC54DA"/>
    <w:rsid w:val="00DC611E"/>
    <w:rsid w:val="00DC6A6A"/>
    <w:rsid w:val="00DC7426"/>
    <w:rsid w:val="00DC74FB"/>
    <w:rsid w:val="00DD0EF0"/>
    <w:rsid w:val="00DD1281"/>
    <w:rsid w:val="00DD1586"/>
    <w:rsid w:val="00DD1D19"/>
    <w:rsid w:val="00DD2234"/>
    <w:rsid w:val="00DD2E02"/>
    <w:rsid w:val="00DD34DB"/>
    <w:rsid w:val="00DD3DA4"/>
    <w:rsid w:val="00DD4AEC"/>
    <w:rsid w:val="00DD4CAF"/>
    <w:rsid w:val="00DD5BCE"/>
    <w:rsid w:val="00DD649F"/>
    <w:rsid w:val="00DE0216"/>
    <w:rsid w:val="00DE059A"/>
    <w:rsid w:val="00DE09F4"/>
    <w:rsid w:val="00DE1AEB"/>
    <w:rsid w:val="00DE1B5B"/>
    <w:rsid w:val="00DE21F4"/>
    <w:rsid w:val="00DE2338"/>
    <w:rsid w:val="00DE32CA"/>
    <w:rsid w:val="00DE5BEE"/>
    <w:rsid w:val="00DE6685"/>
    <w:rsid w:val="00DE6913"/>
    <w:rsid w:val="00DE71B1"/>
    <w:rsid w:val="00DE7461"/>
    <w:rsid w:val="00DE7DA4"/>
    <w:rsid w:val="00DF311E"/>
    <w:rsid w:val="00DF4AE5"/>
    <w:rsid w:val="00DF56C4"/>
    <w:rsid w:val="00DF65DC"/>
    <w:rsid w:val="00DF72D9"/>
    <w:rsid w:val="00DF7528"/>
    <w:rsid w:val="00DF77A7"/>
    <w:rsid w:val="00DF7C11"/>
    <w:rsid w:val="00E01029"/>
    <w:rsid w:val="00E031BE"/>
    <w:rsid w:val="00E03A59"/>
    <w:rsid w:val="00E03C4C"/>
    <w:rsid w:val="00E04E74"/>
    <w:rsid w:val="00E0532F"/>
    <w:rsid w:val="00E064DE"/>
    <w:rsid w:val="00E06D42"/>
    <w:rsid w:val="00E1077D"/>
    <w:rsid w:val="00E108DF"/>
    <w:rsid w:val="00E10901"/>
    <w:rsid w:val="00E11826"/>
    <w:rsid w:val="00E11AD6"/>
    <w:rsid w:val="00E123B1"/>
    <w:rsid w:val="00E14072"/>
    <w:rsid w:val="00E166EF"/>
    <w:rsid w:val="00E16E21"/>
    <w:rsid w:val="00E17B65"/>
    <w:rsid w:val="00E212A2"/>
    <w:rsid w:val="00E22B3D"/>
    <w:rsid w:val="00E24473"/>
    <w:rsid w:val="00E252CC"/>
    <w:rsid w:val="00E27171"/>
    <w:rsid w:val="00E27374"/>
    <w:rsid w:val="00E2768C"/>
    <w:rsid w:val="00E27AEF"/>
    <w:rsid w:val="00E27CE6"/>
    <w:rsid w:val="00E27D7A"/>
    <w:rsid w:val="00E301F5"/>
    <w:rsid w:val="00E30271"/>
    <w:rsid w:val="00E305CE"/>
    <w:rsid w:val="00E31865"/>
    <w:rsid w:val="00E32703"/>
    <w:rsid w:val="00E32B97"/>
    <w:rsid w:val="00E330EA"/>
    <w:rsid w:val="00E3346C"/>
    <w:rsid w:val="00E33927"/>
    <w:rsid w:val="00E33EE8"/>
    <w:rsid w:val="00E34581"/>
    <w:rsid w:val="00E348AA"/>
    <w:rsid w:val="00E35FE9"/>
    <w:rsid w:val="00E3617C"/>
    <w:rsid w:val="00E37EF3"/>
    <w:rsid w:val="00E37F4E"/>
    <w:rsid w:val="00E40D77"/>
    <w:rsid w:val="00E41A16"/>
    <w:rsid w:val="00E44D91"/>
    <w:rsid w:val="00E474FD"/>
    <w:rsid w:val="00E51AB2"/>
    <w:rsid w:val="00E51CF1"/>
    <w:rsid w:val="00E51E2D"/>
    <w:rsid w:val="00E5301C"/>
    <w:rsid w:val="00E5514B"/>
    <w:rsid w:val="00E55D09"/>
    <w:rsid w:val="00E55EDB"/>
    <w:rsid w:val="00E632C3"/>
    <w:rsid w:val="00E64AA4"/>
    <w:rsid w:val="00E64CDE"/>
    <w:rsid w:val="00E64F83"/>
    <w:rsid w:val="00E66248"/>
    <w:rsid w:val="00E66B2C"/>
    <w:rsid w:val="00E67701"/>
    <w:rsid w:val="00E67BE7"/>
    <w:rsid w:val="00E67EC9"/>
    <w:rsid w:val="00E707D9"/>
    <w:rsid w:val="00E70FF7"/>
    <w:rsid w:val="00E7119F"/>
    <w:rsid w:val="00E711A4"/>
    <w:rsid w:val="00E71F68"/>
    <w:rsid w:val="00E72F0B"/>
    <w:rsid w:val="00E73A23"/>
    <w:rsid w:val="00E73B44"/>
    <w:rsid w:val="00E73F3D"/>
    <w:rsid w:val="00E7538F"/>
    <w:rsid w:val="00E77630"/>
    <w:rsid w:val="00E777C8"/>
    <w:rsid w:val="00E81D44"/>
    <w:rsid w:val="00E81EA7"/>
    <w:rsid w:val="00E83F65"/>
    <w:rsid w:val="00E840B5"/>
    <w:rsid w:val="00E84836"/>
    <w:rsid w:val="00E85EB8"/>
    <w:rsid w:val="00E86845"/>
    <w:rsid w:val="00E879E3"/>
    <w:rsid w:val="00E87CF9"/>
    <w:rsid w:val="00E87FA2"/>
    <w:rsid w:val="00E91602"/>
    <w:rsid w:val="00E93DEA"/>
    <w:rsid w:val="00E959F9"/>
    <w:rsid w:val="00E968BB"/>
    <w:rsid w:val="00E96F98"/>
    <w:rsid w:val="00E97812"/>
    <w:rsid w:val="00EA1B02"/>
    <w:rsid w:val="00EA3B57"/>
    <w:rsid w:val="00EA4AF9"/>
    <w:rsid w:val="00EA676C"/>
    <w:rsid w:val="00EA743D"/>
    <w:rsid w:val="00EB02A9"/>
    <w:rsid w:val="00EB02F8"/>
    <w:rsid w:val="00EB035A"/>
    <w:rsid w:val="00EB15FF"/>
    <w:rsid w:val="00EB24FE"/>
    <w:rsid w:val="00EB299A"/>
    <w:rsid w:val="00EB3398"/>
    <w:rsid w:val="00EB3A4E"/>
    <w:rsid w:val="00EB3C75"/>
    <w:rsid w:val="00EB3E5D"/>
    <w:rsid w:val="00EB6948"/>
    <w:rsid w:val="00EB6B0B"/>
    <w:rsid w:val="00EB728E"/>
    <w:rsid w:val="00EC09D4"/>
    <w:rsid w:val="00EC1053"/>
    <w:rsid w:val="00EC1B27"/>
    <w:rsid w:val="00EC39F5"/>
    <w:rsid w:val="00EC3FFE"/>
    <w:rsid w:val="00EC5690"/>
    <w:rsid w:val="00EC60F2"/>
    <w:rsid w:val="00EC6A0D"/>
    <w:rsid w:val="00EC6D6E"/>
    <w:rsid w:val="00ED0EC9"/>
    <w:rsid w:val="00ED1194"/>
    <w:rsid w:val="00ED1573"/>
    <w:rsid w:val="00ED1F40"/>
    <w:rsid w:val="00ED2459"/>
    <w:rsid w:val="00ED2588"/>
    <w:rsid w:val="00ED74EC"/>
    <w:rsid w:val="00ED7806"/>
    <w:rsid w:val="00ED7DC5"/>
    <w:rsid w:val="00EE00F4"/>
    <w:rsid w:val="00EE04B6"/>
    <w:rsid w:val="00EE083D"/>
    <w:rsid w:val="00EE098E"/>
    <w:rsid w:val="00EE18BC"/>
    <w:rsid w:val="00EE1CC1"/>
    <w:rsid w:val="00EE27D6"/>
    <w:rsid w:val="00EE3395"/>
    <w:rsid w:val="00EE3536"/>
    <w:rsid w:val="00EE484E"/>
    <w:rsid w:val="00EE4DC9"/>
    <w:rsid w:val="00EE58BB"/>
    <w:rsid w:val="00EE60CD"/>
    <w:rsid w:val="00EE7221"/>
    <w:rsid w:val="00EE769B"/>
    <w:rsid w:val="00EE7864"/>
    <w:rsid w:val="00EF1629"/>
    <w:rsid w:val="00EF39F3"/>
    <w:rsid w:val="00EF514D"/>
    <w:rsid w:val="00EF604C"/>
    <w:rsid w:val="00EF64DF"/>
    <w:rsid w:val="00EF67F2"/>
    <w:rsid w:val="00F01F85"/>
    <w:rsid w:val="00F022D2"/>
    <w:rsid w:val="00F027E6"/>
    <w:rsid w:val="00F03039"/>
    <w:rsid w:val="00F03540"/>
    <w:rsid w:val="00F04773"/>
    <w:rsid w:val="00F06A80"/>
    <w:rsid w:val="00F06CEF"/>
    <w:rsid w:val="00F06F2A"/>
    <w:rsid w:val="00F07047"/>
    <w:rsid w:val="00F0784A"/>
    <w:rsid w:val="00F13815"/>
    <w:rsid w:val="00F15123"/>
    <w:rsid w:val="00F159C2"/>
    <w:rsid w:val="00F15F26"/>
    <w:rsid w:val="00F16CE5"/>
    <w:rsid w:val="00F177E7"/>
    <w:rsid w:val="00F2098E"/>
    <w:rsid w:val="00F209F7"/>
    <w:rsid w:val="00F21664"/>
    <w:rsid w:val="00F217D8"/>
    <w:rsid w:val="00F21996"/>
    <w:rsid w:val="00F21BA4"/>
    <w:rsid w:val="00F220E0"/>
    <w:rsid w:val="00F23DB3"/>
    <w:rsid w:val="00F242C3"/>
    <w:rsid w:val="00F247FE"/>
    <w:rsid w:val="00F248B4"/>
    <w:rsid w:val="00F253CE"/>
    <w:rsid w:val="00F26416"/>
    <w:rsid w:val="00F26814"/>
    <w:rsid w:val="00F26878"/>
    <w:rsid w:val="00F26926"/>
    <w:rsid w:val="00F30092"/>
    <w:rsid w:val="00F3130F"/>
    <w:rsid w:val="00F325FD"/>
    <w:rsid w:val="00F33594"/>
    <w:rsid w:val="00F34EBD"/>
    <w:rsid w:val="00F3561A"/>
    <w:rsid w:val="00F35AEA"/>
    <w:rsid w:val="00F37C8C"/>
    <w:rsid w:val="00F37F27"/>
    <w:rsid w:val="00F40698"/>
    <w:rsid w:val="00F40BB8"/>
    <w:rsid w:val="00F416ED"/>
    <w:rsid w:val="00F419A2"/>
    <w:rsid w:val="00F42416"/>
    <w:rsid w:val="00F42753"/>
    <w:rsid w:val="00F42B32"/>
    <w:rsid w:val="00F42C80"/>
    <w:rsid w:val="00F431F7"/>
    <w:rsid w:val="00F460D6"/>
    <w:rsid w:val="00F46501"/>
    <w:rsid w:val="00F4650E"/>
    <w:rsid w:val="00F46914"/>
    <w:rsid w:val="00F46A0B"/>
    <w:rsid w:val="00F46F78"/>
    <w:rsid w:val="00F504C6"/>
    <w:rsid w:val="00F50999"/>
    <w:rsid w:val="00F50BAD"/>
    <w:rsid w:val="00F52181"/>
    <w:rsid w:val="00F525E8"/>
    <w:rsid w:val="00F52CF5"/>
    <w:rsid w:val="00F54FB3"/>
    <w:rsid w:val="00F55998"/>
    <w:rsid w:val="00F60284"/>
    <w:rsid w:val="00F61933"/>
    <w:rsid w:val="00F62647"/>
    <w:rsid w:val="00F63BA4"/>
    <w:rsid w:val="00F64F9A"/>
    <w:rsid w:val="00F6733D"/>
    <w:rsid w:val="00F67E87"/>
    <w:rsid w:val="00F70027"/>
    <w:rsid w:val="00F70492"/>
    <w:rsid w:val="00F70996"/>
    <w:rsid w:val="00F71DC7"/>
    <w:rsid w:val="00F71FB8"/>
    <w:rsid w:val="00F720AD"/>
    <w:rsid w:val="00F732B3"/>
    <w:rsid w:val="00F73593"/>
    <w:rsid w:val="00F737A4"/>
    <w:rsid w:val="00F74817"/>
    <w:rsid w:val="00F752C7"/>
    <w:rsid w:val="00F759A6"/>
    <w:rsid w:val="00F77491"/>
    <w:rsid w:val="00F800B3"/>
    <w:rsid w:val="00F8033F"/>
    <w:rsid w:val="00F8067B"/>
    <w:rsid w:val="00F81557"/>
    <w:rsid w:val="00F833C4"/>
    <w:rsid w:val="00F84826"/>
    <w:rsid w:val="00F864C4"/>
    <w:rsid w:val="00F9193C"/>
    <w:rsid w:val="00F92B82"/>
    <w:rsid w:val="00F9338A"/>
    <w:rsid w:val="00F93A10"/>
    <w:rsid w:val="00F93B64"/>
    <w:rsid w:val="00F93EA5"/>
    <w:rsid w:val="00F94F58"/>
    <w:rsid w:val="00F95994"/>
    <w:rsid w:val="00F96024"/>
    <w:rsid w:val="00FA0423"/>
    <w:rsid w:val="00FA1405"/>
    <w:rsid w:val="00FA1510"/>
    <w:rsid w:val="00FA1D5A"/>
    <w:rsid w:val="00FA20A9"/>
    <w:rsid w:val="00FA2964"/>
    <w:rsid w:val="00FA3701"/>
    <w:rsid w:val="00FA3D18"/>
    <w:rsid w:val="00FA3E0A"/>
    <w:rsid w:val="00FA4307"/>
    <w:rsid w:val="00FA50D6"/>
    <w:rsid w:val="00FA52C9"/>
    <w:rsid w:val="00FA5365"/>
    <w:rsid w:val="00FA5F35"/>
    <w:rsid w:val="00FA6AE8"/>
    <w:rsid w:val="00FA6CC4"/>
    <w:rsid w:val="00FA6D84"/>
    <w:rsid w:val="00FA738B"/>
    <w:rsid w:val="00FA78E1"/>
    <w:rsid w:val="00FB082F"/>
    <w:rsid w:val="00FB0875"/>
    <w:rsid w:val="00FB148E"/>
    <w:rsid w:val="00FB2031"/>
    <w:rsid w:val="00FB22FF"/>
    <w:rsid w:val="00FB3CF2"/>
    <w:rsid w:val="00FB5DC0"/>
    <w:rsid w:val="00FB6067"/>
    <w:rsid w:val="00FB69CC"/>
    <w:rsid w:val="00FB789D"/>
    <w:rsid w:val="00FC0039"/>
    <w:rsid w:val="00FC0A10"/>
    <w:rsid w:val="00FC2BBC"/>
    <w:rsid w:val="00FC2CFF"/>
    <w:rsid w:val="00FC2E1F"/>
    <w:rsid w:val="00FC344E"/>
    <w:rsid w:val="00FC53F5"/>
    <w:rsid w:val="00FC6681"/>
    <w:rsid w:val="00FC6A20"/>
    <w:rsid w:val="00FC72ED"/>
    <w:rsid w:val="00FC77B4"/>
    <w:rsid w:val="00FC7D0C"/>
    <w:rsid w:val="00FD0C2E"/>
    <w:rsid w:val="00FD38E4"/>
    <w:rsid w:val="00FD4444"/>
    <w:rsid w:val="00FD73CB"/>
    <w:rsid w:val="00FE10B5"/>
    <w:rsid w:val="00FE1B25"/>
    <w:rsid w:val="00FE34A5"/>
    <w:rsid w:val="00FE496B"/>
    <w:rsid w:val="00FE65C4"/>
    <w:rsid w:val="00FE7D1B"/>
    <w:rsid w:val="00FF0958"/>
    <w:rsid w:val="00FF0E92"/>
    <w:rsid w:val="00FF2A73"/>
    <w:rsid w:val="00FF32F5"/>
    <w:rsid w:val="00FF3EAD"/>
    <w:rsid w:val="00FF49D3"/>
    <w:rsid w:val="00FF725F"/>
    <w:rsid w:val="00FF7960"/>
    <w:rsid w:val="0132189F"/>
    <w:rsid w:val="01A249C3"/>
    <w:rsid w:val="02157BAF"/>
    <w:rsid w:val="0242180B"/>
    <w:rsid w:val="024345BA"/>
    <w:rsid w:val="0270349D"/>
    <w:rsid w:val="02964BB7"/>
    <w:rsid w:val="02E0372B"/>
    <w:rsid w:val="02F14E73"/>
    <w:rsid w:val="02F15E61"/>
    <w:rsid w:val="03180CA2"/>
    <w:rsid w:val="037A667A"/>
    <w:rsid w:val="03817B7B"/>
    <w:rsid w:val="03A847B0"/>
    <w:rsid w:val="03E72B61"/>
    <w:rsid w:val="04003C23"/>
    <w:rsid w:val="046271CE"/>
    <w:rsid w:val="04730CD1"/>
    <w:rsid w:val="04765382"/>
    <w:rsid w:val="048831CD"/>
    <w:rsid w:val="048B3C62"/>
    <w:rsid w:val="04B25558"/>
    <w:rsid w:val="04CA2741"/>
    <w:rsid w:val="04CB430C"/>
    <w:rsid w:val="04E36C7A"/>
    <w:rsid w:val="04EE69F2"/>
    <w:rsid w:val="05157BA2"/>
    <w:rsid w:val="055B1674"/>
    <w:rsid w:val="057A0121"/>
    <w:rsid w:val="05BB42A5"/>
    <w:rsid w:val="05C97A79"/>
    <w:rsid w:val="05CA098C"/>
    <w:rsid w:val="05FA3EFF"/>
    <w:rsid w:val="06142963"/>
    <w:rsid w:val="065244E2"/>
    <w:rsid w:val="06565D7C"/>
    <w:rsid w:val="068E4CB3"/>
    <w:rsid w:val="069B7985"/>
    <w:rsid w:val="06A96251"/>
    <w:rsid w:val="06AA3733"/>
    <w:rsid w:val="06BC0808"/>
    <w:rsid w:val="06D51DF7"/>
    <w:rsid w:val="06DA1003"/>
    <w:rsid w:val="06E72879"/>
    <w:rsid w:val="06FB0554"/>
    <w:rsid w:val="07074D68"/>
    <w:rsid w:val="076E2F31"/>
    <w:rsid w:val="0777171E"/>
    <w:rsid w:val="079325A4"/>
    <w:rsid w:val="07EF6563"/>
    <w:rsid w:val="08064312"/>
    <w:rsid w:val="08103F84"/>
    <w:rsid w:val="08412D03"/>
    <w:rsid w:val="08601134"/>
    <w:rsid w:val="08726319"/>
    <w:rsid w:val="08734145"/>
    <w:rsid w:val="08872B9B"/>
    <w:rsid w:val="08B115BE"/>
    <w:rsid w:val="08C8586E"/>
    <w:rsid w:val="08CD7C2E"/>
    <w:rsid w:val="08E53277"/>
    <w:rsid w:val="08EB1904"/>
    <w:rsid w:val="08F73F7E"/>
    <w:rsid w:val="09094D5B"/>
    <w:rsid w:val="092729EC"/>
    <w:rsid w:val="0A2211F7"/>
    <w:rsid w:val="0A256DAB"/>
    <w:rsid w:val="0A661BE4"/>
    <w:rsid w:val="0AB274C1"/>
    <w:rsid w:val="0ABA45C7"/>
    <w:rsid w:val="0AC304F8"/>
    <w:rsid w:val="0B03014E"/>
    <w:rsid w:val="0B4128A5"/>
    <w:rsid w:val="0B416FFB"/>
    <w:rsid w:val="0BC545F0"/>
    <w:rsid w:val="0C451FDB"/>
    <w:rsid w:val="0C51256B"/>
    <w:rsid w:val="0C633EE5"/>
    <w:rsid w:val="0CA7320E"/>
    <w:rsid w:val="0CD43E9E"/>
    <w:rsid w:val="0D142B2A"/>
    <w:rsid w:val="0D184B0E"/>
    <w:rsid w:val="0D2A3BCC"/>
    <w:rsid w:val="0D722EC0"/>
    <w:rsid w:val="0E3B3453"/>
    <w:rsid w:val="0E5B21CD"/>
    <w:rsid w:val="0E9B5476"/>
    <w:rsid w:val="0EF0664B"/>
    <w:rsid w:val="0F1371AF"/>
    <w:rsid w:val="0FE54CA1"/>
    <w:rsid w:val="0FED083D"/>
    <w:rsid w:val="0FFA439F"/>
    <w:rsid w:val="10363B99"/>
    <w:rsid w:val="10763B40"/>
    <w:rsid w:val="108259CF"/>
    <w:rsid w:val="10893749"/>
    <w:rsid w:val="109444A5"/>
    <w:rsid w:val="10B22749"/>
    <w:rsid w:val="10C33DFD"/>
    <w:rsid w:val="1115697F"/>
    <w:rsid w:val="11761533"/>
    <w:rsid w:val="1196344A"/>
    <w:rsid w:val="11A80BA1"/>
    <w:rsid w:val="120C01BF"/>
    <w:rsid w:val="121C4C66"/>
    <w:rsid w:val="121D3322"/>
    <w:rsid w:val="12303925"/>
    <w:rsid w:val="12A7742E"/>
    <w:rsid w:val="12E3697C"/>
    <w:rsid w:val="12E61BEF"/>
    <w:rsid w:val="1332616D"/>
    <w:rsid w:val="137E4054"/>
    <w:rsid w:val="13CC0136"/>
    <w:rsid w:val="13DF3613"/>
    <w:rsid w:val="14230E50"/>
    <w:rsid w:val="14315888"/>
    <w:rsid w:val="14662D74"/>
    <w:rsid w:val="146E2403"/>
    <w:rsid w:val="147877F9"/>
    <w:rsid w:val="148443FC"/>
    <w:rsid w:val="14920E1D"/>
    <w:rsid w:val="14C74A66"/>
    <w:rsid w:val="14D54609"/>
    <w:rsid w:val="14FF7E73"/>
    <w:rsid w:val="150C21C4"/>
    <w:rsid w:val="151C082E"/>
    <w:rsid w:val="1535517E"/>
    <w:rsid w:val="15BE3E81"/>
    <w:rsid w:val="1609578F"/>
    <w:rsid w:val="16184F77"/>
    <w:rsid w:val="161A4E32"/>
    <w:rsid w:val="16701C3B"/>
    <w:rsid w:val="168D6D15"/>
    <w:rsid w:val="16AF4AC6"/>
    <w:rsid w:val="16B94421"/>
    <w:rsid w:val="16DC5B04"/>
    <w:rsid w:val="16F42B84"/>
    <w:rsid w:val="171B3F7D"/>
    <w:rsid w:val="171E5244"/>
    <w:rsid w:val="17A530E5"/>
    <w:rsid w:val="17B00BF7"/>
    <w:rsid w:val="17D44BAC"/>
    <w:rsid w:val="181A1258"/>
    <w:rsid w:val="187063AE"/>
    <w:rsid w:val="18927253"/>
    <w:rsid w:val="18BA71DD"/>
    <w:rsid w:val="18D31038"/>
    <w:rsid w:val="192F17D1"/>
    <w:rsid w:val="19667B1F"/>
    <w:rsid w:val="197F4058"/>
    <w:rsid w:val="198E2D6D"/>
    <w:rsid w:val="19C174FB"/>
    <w:rsid w:val="19CF2AFA"/>
    <w:rsid w:val="1A1C415B"/>
    <w:rsid w:val="1A23521E"/>
    <w:rsid w:val="1A316272"/>
    <w:rsid w:val="1A420707"/>
    <w:rsid w:val="1A432459"/>
    <w:rsid w:val="1A4475B5"/>
    <w:rsid w:val="1A9848EB"/>
    <w:rsid w:val="1B1D3DCE"/>
    <w:rsid w:val="1B41692D"/>
    <w:rsid w:val="1B4C6B7E"/>
    <w:rsid w:val="1B7F1CF7"/>
    <w:rsid w:val="1BBD4008"/>
    <w:rsid w:val="1BD027FC"/>
    <w:rsid w:val="1C867978"/>
    <w:rsid w:val="1CC205A8"/>
    <w:rsid w:val="1D425C69"/>
    <w:rsid w:val="1D4E05D6"/>
    <w:rsid w:val="1D8636DA"/>
    <w:rsid w:val="1DBB1483"/>
    <w:rsid w:val="1E2456C9"/>
    <w:rsid w:val="1E2938EB"/>
    <w:rsid w:val="1E4609EC"/>
    <w:rsid w:val="1E5872EF"/>
    <w:rsid w:val="1EA8038F"/>
    <w:rsid w:val="1EB770F2"/>
    <w:rsid w:val="1F675A93"/>
    <w:rsid w:val="1F6D7D96"/>
    <w:rsid w:val="1FC83CB0"/>
    <w:rsid w:val="1FD978B9"/>
    <w:rsid w:val="200B446C"/>
    <w:rsid w:val="201D2D02"/>
    <w:rsid w:val="204A7834"/>
    <w:rsid w:val="2095505A"/>
    <w:rsid w:val="20A31D1E"/>
    <w:rsid w:val="20C437D9"/>
    <w:rsid w:val="20E00149"/>
    <w:rsid w:val="21625665"/>
    <w:rsid w:val="21730876"/>
    <w:rsid w:val="21BA6C0D"/>
    <w:rsid w:val="220B1A78"/>
    <w:rsid w:val="221654BB"/>
    <w:rsid w:val="222E4A42"/>
    <w:rsid w:val="225324DA"/>
    <w:rsid w:val="22543494"/>
    <w:rsid w:val="227F7725"/>
    <w:rsid w:val="228D6354"/>
    <w:rsid w:val="22A16615"/>
    <w:rsid w:val="22CD2140"/>
    <w:rsid w:val="2351491E"/>
    <w:rsid w:val="23CD1FB0"/>
    <w:rsid w:val="24501B32"/>
    <w:rsid w:val="245437CF"/>
    <w:rsid w:val="245636BF"/>
    <w:rsid w:val="246636D5"/>
    <w:rsid w:val="2480166F"/>
    <w:rsid w:val="249B2E25"/>
    <w:rsid w:val="24DE0E06"/>
    <w:rsid w:val="25A847D3"/>
    <w:rsid w:val="25B12B77"/>
    <w:rsid w:val="25BB7858"/>
    <w:rsid w:val="25C95FE6"/>
    <w:rsid w:val="25F71B9C"/>
    <w:rsid w:val="25FB7724"/>
    <w:rsid w:val="26340887"/>
    <w:rsid w:val="266A2071"/>
    <w:rsid w:val="26965A9A"/>
    <w:rsid w:val="269C0C42"/>
    <w:rsid w:val="26DF4F98"/>
    <w:rsid w:val="270B2208"/>
    <w:rsid w:val="27256F7B"/>
    <w:rsid w:val="2732463E"/>
    <w:rsid w:val="27973976"/>
    <w:rsid w:val="27A57918"/>
    <w:rsid w:val="27AC75BE"/>
    <w:rsid w:val="27C44E29"/>
    <w:rsid w:val="27F037AE"/>
    <w:rsid w:val="28226007"/>
    <w:rsid w:val="2828490B"/>
    <w:rsid w:val="285F4A1C"/>
    <w:rsid w:val="28A35CF7"/>
    <w:rsid w:val="28CA251A"/>
    <w:rsid w:val="28D11FA7"/>
    <w:rsid w:val="294B4E23"/>
    <w:rsid w:val="295C2DFA"/>
    <w:rsid w:val="29B92D85"/>
    <w:rsid w:val="29F02735"/>
    <w:rsid w:val="2A3E4CE3"/>
    <w:rsid w:val="2A44045E"/>
    <w:rsid w:val="2A49750E"/>
    <w:rsid w:val="2A896E93"/>
    <w:rsid w:val="2AA56458"/>
    <w:rsid w:val="2AD27C59"/>
    <w:rsid w:val="2AE337D3"/>
    <w:rsid w:val="2AE92E2D"/>
    <w:rsid w:val="2B481888"/>
    <w:rsid w:val="2BE0771F"/>
    <w:rsid w:val="2BE15DF0"/>
    <w:rsid w:val="2C091F2B"/>
    <w:rsid w:val="2C1C1298"/>
    <w:rsid w:val="2C1D23AF"/>
    <w:rsid w:val="2C780AAA"/>
    <w:rsid w:val="2C7B7F44"/>
    <w:rsid w:val="2C8C42F8"/>
    <w:rsid w:val="2CA332FA"/>
    <w:rsid w:val="2CD85B40"/>
    <w:rsid w:val="2D022355"/>
    <w:rsid w:val="2D030945"/>
    <w:rsid w:val="2D0D0FDB"/>
    <w:rsid w:val="2D502392"/>
    <w:rsid w:val="2DA21723"/>
    <w:rsid w:val="2DB01DAD"/>
    <w:rsid w:val="2E484154"/>
    <w:rsid w:val="2E4C45E2"/>
    <w:rsid w:val="2E7B0A07"/>
    <w:rsid w:val="2E944D31"/>
    <w:rsid w:val="2EC328A6"/>
    <w:rsid w:val="2EC92CDF"/>
    <w:rsid w:val="2EDF69A7"/>
    <w:rsid w:val="2F09535D"/>
    <w:rsid w:val="2F25091D"/>
    <w:rsid w:val="2F412CFF"/>
    <w:rsid w:val="2F7E3ACA"/>
    <w:rsid w:val="2F8A6913"/>
    <w:rsid w:val="2F8C5D62"/>
    <w:rsid w:val="3044466D"/>
    <w:rsid w:val="304C3669"/>
    <w:rsid w:val="30847806"/>
    <w:rsid w:val="30960AA8"/>
    <w:rsid w:val="30B20423"/>
    <w:rsid w:val="30D51CF2"/>
    <w:rsid w:val="30EC49F0"/>
    <w:rsid w:val="312729F5"/>
    <w:rsid w:val="322C1F03"/>
    <w:rsid w:val="32563DCD"/>
    <w:rsid w:val="327B5967"/>
    <w:rsid w:val="32942857"/>
    <w:rsid w:val="32D6215C"/>
    <w:rsid w:val="32E91BA2"/>
    <w:rsid w:val="33150AC5"/>
    <w:rsid w:val="33192C47"/>
    <w:rsid w:val="33524655"/>
    <w:rsid w:val="33696CE6"/>
    <w:rsid w:val="33DA3FDB"/>
    <w:rsid w:val="33DC09B5"/>
    <w:rsid w:val="33E7277D"/>
    <w:rsid w:val="340C1258"/>
    <w:rsid w:val="341E5108"/>
    <w:rsid w:val="344444DF"/>
    <w:rsid w:val="34517A0F"/>
    <w:rsid w:val="34904536"/>
    <w:rsid w:val="34945B3E"/>
    <w:rsid w:val="34E30DEB"/>
    <w:rsid w:val="352232E1"/>
    <w:rsid w:val="355F580C"/>
    <w:rsid w:val="35F84942"/>
    <w:rsid w:val="36BF1B52"/>
    <w:rsid w:val="37233C92"/>
    <w:rsid w:val="3727713D"/>
    <w:rsid w:val="372872F9"/>
    <w:rsid w:val="372F1E31"/>
    <w:rsid w:val="3744211E"/>
    <w:rsid w:val="374B2599"/>
    <w:rsid w:val="374D4BF2"/>
    <w:rsid w:val="37E10F54"/>
    <w:rsid w:val="3844666B"/>
    <w:rsid w:val="38B92252"/>
    <w:rsid w:val="39242F8A"/>
    <w:rsid w:val="39587C6F"/>
    <w:rsid w:val="3A096826"/>
    <w:rsid w:val="3A3B36DD"/>
    <w:rsid w:val="3ABE77FB"/>
    <w:rsid w:val="3AC213F1"/>
    <w:rsid w:val="3AE30966"/>
    <w:rsid w:val="3B0E509C"/>
    <w:rsid w:val="3B696559"/>
    <w:rsid w:val="3B6B1BFD"/>
    <w:rsid w:val="3C012C60"/>
    <w:rsid w:val="3C206AE5"/>
    <w:rsid w:val="3C5A766D"/>
    <w:rsid w:val="3C6F7AB5"/>
    <w:rsid w:val="3C713E6E"/>
    <w:rsid w:val="3C7921E9"/>
    <w:rsid w:val="3C861606"/>
    <w:rsid w:val="3C9B7E46"/>
    <w:rsid w:val="3CBD0E6B"/>
    <w:rsid w:val="3CD95617"/>
    <w:rsid w:val="3DC612C4"/>
    <w:rsid w:val="3DCC6348"/>
    <w:rsid w:val="3DF416E9"/>
    <w:rsid w:val="3DF47616"/>
    <w:rsid w:val="3E055BB3"/>
    <w:rsid w:val="3E05771F"/>
    <w:rsid w:val="3E1D4DF6"/>
    <w:rsid w:val="3E546A69"/>
    <w:rsid w:val="3E91132F"/>
    <w:rsid w:val="3EC86B10"/>
    <w:rsid w:val="3ED92ACB"/>
    <w:rsid w:val="3F215B84"/>
    <w:rsid w:val="3F241C50"/>
    <w:rsid w:val="3F6F319B"/>
    <w:rsid w:val="3FD773D8"/>
    <w:rsid w:val="3FFB210A"/>
    <w:rsid w:val="400C0C60"/>
    <w:rsid w:val="403E3D99"/>
    <w:rsid w:val="40404E67"/>
    <w:rsid w:val="40757919"/>
    <w:rsid w:val="40890521"/>
    <w:rsid w:val="40BF6320"/>
    <w:rsid w:val="40C86E43"/>
    <w:rsid w:val="41372A0F"/>
    <w:rsid w:val="41791B6C"/>
    <w:rsid w:val="418E47F1"/>
    <w:rsid w:val="41AE08D9"/>
    <w:rsid w:val="41C00C1C"/>
    <w:rsid w:val="41D61543"/>
    <w:rsid w:val="424718E9"/>
    <w:rsid w:val="42626048"/>
    <w:rsid w:val="4267663F"/>
    <w:rsid w:val="42871C78"/>
    <w:rsid w:val="429706CB"/>
    <w:rsid w:val="42C37933"/>
    <w:rsid w:val="42D04B01"/>
    <w:rsid w:val="42DF3C2B"/>
    <w:rsid w:val="43016E8C"/>
    <w:rsid w:val="431D6B70"/>
    <w:rsid w:val="432A19B5"/>
    <w:rsid w:val="433D2A62"/>
    <w:rsid w:val="43645DDD"/>
    <w:rsid w:val="43687525"/>
    <w:rsid w:val="43741014"/>
    <w:rsid w:val="44191C48"/>
    <w:rsid w:val="44653FDD"/>
    <w:rsid w:val="449726AA"/>
    <w:rsid w:val="44BB308D"/>
    <w:rsid w:val="44E65610"/>
    <w:rsid w:val="450B01D1"/>
    <w:rsid w:val="45494127"/>
    <w:rsid w:val="454C7DA8"/>
    <w:rsid w:val="45DD1325"/>
    <w:rsid w:val="460615F1"/>
    <w:rsid w:val="461C1338"/>
    <w:rsid w:val="465D6FBE"/>
    <w:rsid w:val="46691F4A"/>
    <w:rsid w:val="46AD4235"/>
    <w:rsid w:val="46BE54BF"/>
    <w:rsid w:val="46D25CDE"/>
    <w:rsid w:val="470D128A"/>
    <w:rsid w:val="47B333C0"/>
    <w:rsid w:val="480504D6"/>
    <w:rsid w:val="4858197A"/>
    <w:rsid w:val="4865023E"/>
    <w:rsid w:val="487C0D6E"/>
    <w:rsid w:val="488066AD"/>
    <w:rsid w:val="48DD49CB"/>
    <w:rsid w:val="48F86243"/>
    <w:rsid w:val="4904108C"/>
    <w:rsid w:val="49226D60"/>
    <w:rsid w:val="49257ADE"/>
    <w:rsid w:val="49616DA7"/>
    <w:rsid w:val="49785E9C"/>
    <w:rsid w:val="49842342"/>
    <w:rsid w:val="49905AF9"/>
    <w:rsid w:val="499572A6"/>
    <w:rsid w:val="49E24A0B"/>
    <w:rsid w:val="4A434EE9"/>
    <w:rsid w:val="4A9401EE"/>
    <w:rsid w:val="4AD93E52"/>
    <w:rsid w:val="4B2652EA"/>
    <w:rsid w:val="4B8D10DD"/>
    <w:rsid w:val="4BD10222"/>
    <w:rsid w:val="4C8E0B8F"/>
    <w:rsid w:val="4CD75240"/>
    <w:rsid w:val="4D022CEB"/>
    <w:rsid w:val="4D243AAB"/>
    <w:rsid w:val="4D34390D"/>
    <w:rsid w:val="4D553C64"/>
    <w:rsid w:val="4D5E7ADB"/>
    <w:rsid w:val="4D654093"/>
    <w:rsid w:val="4D7E7597"/>
    <w:rsid w:val="4D802E1A"/>
    <w:rsid w:val="4D802E64"/>
    <w:rsid w:val="4DA87B40"/>
    <w:rsid w:val="4DB16B6D"/>
    <w:rsid w:val="4DC5789B"/>
    <w:rsid w:val="4DD86643"/>
    <w:rsid w:val="4DD9654B"/>
    <w:rsid w:val="4E437D75"/>
    <w:rsid w:val="4E5C1022"/>
    <w:rsid w:val="4E9433DE"/>
    <w:rsid w:val="4EF57593"/>
    <w:rsid w:val="4F1E2498"/>
    <w:rsid w:val="4F931398"/>
    <w:rsid w:val="4F9C4731"/>
    <w:rsid w:val="4FC404FE"/>
    <w:rsid w:val="50907598"/>
    <w:rsid w:val="511D1732"/>
    <w:rsid w:val="51257D51"/>
    <w:rsid w:val="512A5CE8"/>
    <w:rsid w:val="516314A7"/>
    <w:rsid w:val="51680AC2"/>
    <w:rsid w:val="516E3F7C"/>
    <w:rsid w:val="51870AAC"/>
    <w:rsid w:val="518C15DC"/>
    <w:rsid w:val="51943938"/>
    <w:rsid w:val="51B53CD8"/>
    <w:rsid w:val="521B6AD3"/>
    <w:rsid w:val="52596E8A"/>
    <w:rsid w:val="526D1A50"/>
    <w:rsid w:val="527E2ED8"/>
    <w:rsid w:val="52AD1297"/>
    <w:rsid w:val="52BB41D1"/>
    <w:rsid w:val="52C673A9"/>
    <w:rsid w:val="53047508"/>
    <w:rsid w:val="531D3D91"/>
    <w:rsid w:val="534D301B"/>
    <w:rsid w:val="539E6D82"/>
    <w:rsid w:val="53A37EAA"/>
    <w:rsid w:val="53B65679"/>
    <w:rsid w:val="54010E82"/>
    <w:rsid w:val="541E0777"/>
    <w:rsid w:val="546E3E6D"/>
    <w:rsid w:val="54AC6029"/>
    <w:rsid w:val="55453244"/>
    <w:rsid w:val="5552072C"/>
    <w:rsid w:val="55560456"/>
    <w:rsid w:val="55B5297A"/>
    <w:rsid w:val="55C836D8"/>
    <w:rsid w:val="560E1D7C"/>
    <w:rsid w:val="56157587"/>
    <w:rsid w:val="56A812A9"/>
    <w:rsid w:val="57660B6F"/>
    <w:rsid w:val="578B7588"/>
    <w:rsid w:val="57E33B36"/>
    <w:rsid w:val="581E7E10"/>
    <w:rsid w:val="58236E9B"/>
    <w:rsid w:val="58361706"/>
    <w:rsid w:val="588B44A7"/>
    <w:rsid w:val="589C2631"/>
    <w:rsid w:val="58F416D1"/>
    <w:rsid w:val="59465A93"/>
    <w:rsid w:val="594F4EA0"/>
    <w:rsid w:val="5954396A"/>
    <w:rsid w:val="59A059FB"/>
    <w:rsid w:val="59D979CB"/>
    <w:rsid w:val="5A3D61AC"/>
    <w:rsid w:val="5A826473"/>
    <w:rsid w:val="5ABB702F"/>
    <w:rsid w:val="5AE55A24"/>
    <w:rsid w:val="5B490159"/>
    <w:rsid w:val="5B5D1586"/>
    <w:rsid w:val="5B7756EE"/>
    <w:rsid w:val="5B8B67A9"/>
    <w:rsid w:val="5BD1246C"/>
    <w:rsid w:val="5C237872"/>
    <w:rsid w:val="5C3B0C6E"/>
    <w:rsid w:val="5C7A3D75"/>
    <w:rsid w:val="5C892EF4"/>
    <w:rsid w:val="5CD01973"/>
    <w:rsid w:val="5D082B9D"/>
    <w:rsid w:val="5D2F66E8"/>
    <w:rsid w:val="5D440E58"/>
    <w:rsid w:val="5D706898"/>
    <w:rsid w:val="5D712939"/>
    <w:rsid w:val="5DB556A9"/>
    <w:rsid w:val="5DB95026"/>
    <w:rsid w:val="5DBC7D30"/>
    <w:rsid w:val="5DCF35BF"/>
    <w:rsid w:val="5E800D5D"/>
    <w:rsid w:val="5F213580"/>
    <w:rsid w:val="5F434264"/>
    <w:rsid w:val="5F61025C"/>
    <w:rsid w:val="5FB87B5F"/>
    <w:rsid w:val="5FC5273D"/>
    <w:rsid w:val="5FD37C12"/>
    <w:rsid w:val="600D10E6"/>
    <w:rsid w:val="60146C47"/>
    <w:rsid w:val="603D4B61"/>
    <w:rsid w:val="60A31DDB"/>
    <w:rsid w:val="60EA5521"/>
    <w:rsid w:val="60EC092C"/>
    <w:rsid w:val="61293C60"/>
    <w:rsid w:val="61313249"/>
    <w:rsid w:val="61481C9C"/>
    <w:rsid w:val="617C580C"/>
    <w:rsid w:val="61894D8C"/>
    <w:rsid w:val="61B50644"/>
    <w:rsid w:val="622E3C3E"/>
    <w:rsid w:val="627B1F67"/>
    <w:rsid w:val="627E2877"/>
    <w:rsid w:val="629740A7"/>
    <w:rsid w:val="62D913EF"/>
    <w:rsid w:val="62DB341E"/>
    <w:rsid w:val="62E736E5"/>
    <w:rsid w:val="630261E5"/>
    <w:rsid w:val="63B77048"/>
    <w:rsid w:val="63D86152"/>
    <w:rsid w:val="63E45B3F"/>
    <w:rsid w:val="63F61158"/>
    <w:rsid w:val="6433054D"/>
    <w:rsid w:val="64692930"/>
    <w:rsid w:val="6481238F"/>
    <w:rsid w:val="64FC2EFB"/>
    <w:rsid w:val="65087432"/>
    <w:rsid w:val="652B3EA0"/>
    <w:rsid w:val="657167CD"/>
    <w:rsid w:val="657F4E32"/>
    <w:rsid w:val="659E1FFE"/>
    <w:rsid w:val="664470E6"/>
    <w:rsid w:val="665C21C9"/>
    <w:rsid w:val="66724C91"/>
    <w:rsid w:val="669D2938"/>
    <w:rsid w:val="66FE3D87"/>
    <w:rsid w:val="66FE4072"/>
    <w:rsid w:val="67792F26"/>
    <w:rsid w:val="67C43A69"/>
    <w:rsid w:val="67CA4DF7"/>
    <w:rsid w:val="67CD74FC"/>
    <w:rsid w:val="67EF710B"/>
    <w:rsid w:val="68014E2F"/>
    <w:rsid w:val="681F5143"/>
    <w:rsid w:val="682E35D8"/>
    <w:rsid w:val="686A07D4"/>
    <w:rsid w:val="68B735CD"/>
    <w:rsid w:val="68FD36D6"/>
    <w:rsid w:val="695833C7"/>
    <w:rsid w:val="697446CC"/>
    <w:rsid w:val="69C16178"/>
    <w:rsid w:val="69EA386D"/>
    <w:rsid w:val="69F70FB4"/>
    <w:rsid w:val="6A3E1B0F"/>
    <w:rsid w:val="6A5A4B58"/>
    <w:rsid w:val="6A5C430C"/>
    <w:rsid w:val="6AAE7A8C"/>
    <w:rsid w:val="6AC24FBA"/>
    <w:rsid w:val="6B0F5943"/>
    <w:rsid w:val="6B433A1D"/>
    <w:rsid w:val="6B805CD7"/>
    <w:rsid w:val="6B89056B"/>
    <w:rsid w:val="6B8F13B4"/>
    <w:rsid w:val="6C086943"/>
    <w:rsid w:val="6C304556"/>
    <w:rsid w:val="6C30724E"/>
    <w:rsid w:val="6C5D40D5"/>
    <w:rsid w:val="6C7C5E22"/>
    <w:rsid w:val="6C8F3A70"/>
    <w:rsid w:val="6CC00A85"/>
    <w:rsid w:val="6D8A4C4F"/>
    <w:rsid w:val="6DF57072"/>
    <w:rsid w:val="6E865317"/>
    <w:rsid w:val="6EB85329"/>
    <w:rsid w:val="6EBE16CC"/>
    <w:rsid w:val="6EC842E3"/>
    <w:rsid w:val="6ED3761B"/>
    <w:rsid w:val="6ED50421"/>
    <w:rsid w:val="6F627BC1"/>
    <w:rsid w:val="6FEC3A28"/>
    <w:rsid w:val="6FFC3846"/>
    <w:rsid w:val="70190A6A"/>
    <w:rsid w:val="7055204A"/>
    <w:rsid w:val="70687500"/>
    <w:rsid w:val="70A64A50"/>
    <w:rsid w:val="70AE5D3A"/>
    <w:rsid w:val="70D94A29"/>
    <w:rsid w:val="70DA04B3"/>
    <w:rsid w:val="70DA1BB4"/>
    <w:rsid w:val="71437AC5"/>
    <w:rsid w:val="71595E71"/>
    <w:rsid w:val="716C72CB"/>
    <w:rsid w:val="71B601F0"/>
    <w:rsid w:val="71BE6245"/>
    <w:rsid w:val="71E02214"/>
    <w:rsid w:val="720C6E38"/>
    <w:rsid w:val="724063E2"/>
    <w:rsid w:val="7246682F"/>
    <w:rsid w:val="724B2284"/>
    <w:rsid w:val="727E45B5"/>
    <w:rsid w:val="72847CAE"/>
    <w:rsid w:val="72920854"/>
    <w:rsid w:val="72B017B9"/>
    <w:rsid w:val="72E90827"/>
    <w:rsid w:val="730218E9"/>
    <w:rsid w:val="732A6DF8"/>
    <w:rsid w:val="733D1BBA"/>
    <w:rsid w:val="734D4880"/>
    <w:rsid w:val="735A1CDA"/>
    <w:rsid w:val="73644FF7"/>
    <w:rsid w:val="7398442F"/>
    <w:rsid w:val="74257871"/>
    <w:rsid w:val="742E35F3"/>
    <w:rsid w:val="74945A14"/>
    <w:rsid w:val="74A0449E"/>
    <w:rsid w:val="74D143DF"/>
    <w:rsid w:val="750547BC"/>
    <w:rsid w:val="75071EB1"/>
    <w:rsid w:val="75441047"/>
    <w:rsid w:val="754908E9"/>
    <w:rsid w:val="75504B8E"/>
    <w:rsid w:val="75695C4F"/>
    <w:rsid w:val="758D193E"/>
    <w:rsid w:val="75AD1FE0"/>
    <w:rsid w:val="75CA669A"/>
    <w:rsid w:val="75DE03EB"/>
    <w:rsid w:val="763A6DDA"/>
    <w:rsid w:val="765E6AE5"/>
    <w:rsid w:val="768B7B98"/>
    <w:rsid w:val="76F81981"/>
    <w:rsid w:val="773D7394"/>
    <w:rsid w:val="774B7D02"/>
    <w:rsid w:val="775171D0"/>
    <w:rsid w:val="775D4F2B"/>
    <w:rsid w:val="77691E72"/>
    <w:rsid w:val="777A57C0"/>
    <w:rsid w:val="77AC166A"/>
    <w:rsid w:val="77B33C0B"/>
    <w:rsid w:val="77CF26E1"/>
    <w:rsid w:val="784748CC"/>
    <w:rsid w:val="786A14B8"/>
    <w:rsid w:val="789A3A8E"/>
    <w:rsid w:val="795A008D"/>
    <w:rsid w:val="79982490"/>
    <w:rsid w:val="79C54B5F"/>
    <w:rsid w:val="79EA1A55"/>
    <w:rsid w:val="79FB41E6"/>
    <w:rsid w:val="79FE376E"/>
    <w:rsid w:val="7A3D76BC"/>
    <w:rsid w:val="7A95776D"/>
    <w:rsid w:val="7ABD0FBC"/>
    <w:rsid w:val="7ADE4CE0"/>
    <w:rsid w:val="7B372EA6"/>
    <w:rsid w:val="7B6E289F"/>
    <w:rsid w:val="7B7E0B78"/>
    <w:rsid w:val="7BA23C69"/>
    <w:rsid w:val="7BC93B65"/>
    <w:rsid w:val="7C2400DE"/>
    <w:rsid w:val="7C51281B"/>
    <w:rsid w:val="7C6B04FF"/>
    <w:rsid w:val="7C7439CF"/>
    <w:rsid w:val="7CB117C9"/>
    <w:rsid w:val="7CBB3115"/>
    <w:rsid w:val="7CED38A3"/>
    <w:rsid w:val="7CEF501A"/>
    <w:rsid w:val="7CF86E16"/>
    <w:rsid w:val="7D5E4550"/>
    <w:rsid w:val="7D5F2062"/>
    <w:rsid w:val="7D857823"/>
    <w:rsid w:val="7D8C063D"/>
    <w:rsid w:val="7DD8426E"/>
    <w:rsid w:val="7DD869BC"/>
    <w:rsid w:val="7E2838DC"/>
    <w:rsid w:val="7E3A462D"/>
    <w:rsid w:val="7E457578"/>
    <w:rsid w:val="7E5C48C5"/>
    <w:rsid w:val="7E8B4E88"/>
    <w:rsid w:val="7E8E30AC"/>
    <w:rsid w:val="7EA42A65"/>
    <w:rsid w:val="7EB55A9A"/>
    <w:rsid w:val="7EFE65C8"/>
    <w:rsid w:val="7F1F758D"/>
    <w:rsid w:val="7F213EE2"/>
    <w:rsid w:val="7F2E11CA"/>
    <w:rsid w:val="7F337140"/>
    <w:rsid w:val="7F403833"/>
    <w:rsid w:val="7F897F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Body Text Indent 3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pPr>
      <w:spacing w:line="560" w:lineRule="exact"/>
      <w:ind w:firstLine="420"/>
    </w:pPr>
    <w:rPr>
      <w:sz w:val="2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4"/>
    </w:rPr>
  </w:style>
  <w:style w:type="character" w:customStyle="1" w:styleId="fontstyle01">
    <w:name w:val="fontstyle01"/>
    <w:basedOn w:val="a0"/>
    <w:qFormat/>
    <w:rPr>
      <w:rFonts w:ascii="仿宋" w:eastAsia="仿宋" w:hAnsi="仿宋" w:cs="仿宋"/>
      <w:color w:val="000000"/>
      <w:sz w:val="22"/>
      <w:szCs w:val="22"/>
    </w:rPr>
  </w:style>
  <w:style w:type="paragraph" w:customStyle="1" w:styleId="30">
    <w:name w:val="修订3"/>
    <w:hidden/>
    <w:uiPriority w:val="99"/>
    <w:semiHidden/>
    <w:qFormat/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HighlightedVariable">
    <w:name w:val="Highlighted Variable"/>
    <w:qFormat/>
    <w:rPr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Body Text Indent 3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pPr>
      <w:spacing w:line="560" w:lineRule="exact"/>
      <w:ind w:firstLine="420"/>
    </w:pPr>
    <w:rPr>
      <w:sz w:val="2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4"/>
    </w:rPr>
  </w:style>
  <w:style w:type="character" w:customStyle="1" w:styleId="fontstyle01">
    <w:name w:val="fontstyle01"/>
    <w:basedOn w:val="a0"/>
    <w:qFormat/>
    <w:rPr>
      <w:rFonts w:ascii="仿宋" w:eastAsia="仿宋" w:hAnsi="仿宋" w:cs="仿宋"/>
      <w:color w:val="000000"/>
      <w:sz w:val="22"/>
      <w:szCs w:val="22"/>
    </w:rPr>
  </w:style>
  <w:style w:type="paragraph" w:customStyle="1" w:styleId="30">
    <w:name w:val="修订3"/>
    <w:hidden/>
    <w:uiPriority w:val="99"/>
    <w:semiHidden/>
    <w:qFormat/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HighlightedVariable">
    <w:name w:val="Highlighted Variable"/>
    <w:qFormat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2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6D9CF-A22B-4E31-AADD-E7318153BC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5BEAC-8154-4189-A088-32B56E43F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D18F280-B093-46F5-91CD-EF9E11B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E9A7623.dotm</Template>
  <TotalTime>363</TotalTime>
  <Pages>1</Pages>
  <Words>1125</Words>
  <Characters>6419</Characters>
  <Application>Microsoft Office Word</Application>
  <DocSecurity>0</DocSecurity>
  <Lines>53</Lines>
  <Paragraphs>15</Paragraphs>
  <ScaleCrop>false</ScaleCrop>
  <Company>Microsoft</Company>
  <LinksUpToDate>false</LinksUpToDate>
  <CharactersWithSpaces>7529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LocalAccount</dc:creator>
  <cp:lastModifiedBy>刘智斌</cp:lastModifiedBy>
  <cp:revision>41</cp:revision>
  <cp:lastPrinted>2022-05-17T11:52:00Z</cp:lastPrinted>
  <dcterms:created xsi:type="dcterms:W3CDTF">2022-05-18T00:50:00Z</dcterms:created>
  <dcterms:modified xsi:type="dcterms:W3CDTF">2022-07-25T06:17:00Z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0x0101008A1CD0ACEFB685468ADC9D3ECFE50AA2</vt:lpwstr>
  </property>
  <property fmtid="{D5CDD505-2E9C-101B-9397-08002B2CF9AE}" pid="3" name="KSOProductBuildVer">
    <vt:lpwstr>2052-11.8.2.8555</vt:lpwstr>
  </property>
  <property fmtid="{D5CDD505-2E9C-101B-9397-08002B2CF9AE}" pid="4" name="ICV">
    <vt:lpwstr>149249DFE50446F2A4EA391619DA40DF</vt:lpwstr>
  </property>
</Properties>
</file>