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bookmarkStart w:id="0" w:name="_Hlk104836407"/>
      <w:r>
        <w:rPr>
          <w:rFonts w:hint="eastAsia"/>
          <w:b/>
          <w:sz w:val="32"/>
          <w:szCs w:val="32"/>
        </w:rPr>
        <w:t>可转债交易机制优化暨债券借贷等业务</w:t>
      </w:r>
    </w:p>
    <w:p>
      <w:pPr>
        <w:jc w:val="center"/>
        <w:rPr>
          <w:b/>
          <w:sz w:val="32"/>
          <w:szCs w:val="32"/>
        </w:rPr>
      </w:pPr>
      <w:r>
        <w:rPr>
          <w:rFonts w:hint="eastAsia"/>
          <w:b/>
          <w:sz w:val="32"/>
          <w:szCs w:val="32"/>
        </w:rPr>
        <w:t>2022年7月9日全网测试方案</w:t>
      </w:r>
    </w:p>
    <w:p>
      <w:pPr>
        <w:jc w:val="center"/>
        <w:rPr>
          <w:b/>
          <w:sz w:val="32"/>
          <w:szCs w:val="32"/>
        </w:rPr>
      </w:pPr>
    </w:p>
    <w:p>
      <w:pPr>
        <w:numPr>
          <w:ilvl w:val="0"/>
          <w:numId w:val="1"/>
        </w:numPr>
        <w:ind w:left="0" w:firstLine="0"/>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测试目的</w:t>
      </w:r>
    </w:p>
    <w:p>
      <w:pPr>
        <w:widowControl/>
        <w:ind w:firstLine="560" w:firstLineChars="200"/>
        <w:jc w:val="left"/>
        <w:rPr>
          <w:rFonts w:ascii="楷体_GB2312" w:hAnsi="楷体_GB2312" w:eastAsia="楷体_GB2312" w:cs="楷体_GB2312"/>
          <w:bCs/>
          <w:color w:val="000000"/>
          <w:sz w:val="28"/>
          <w:szCs w:val="28"/>
        </w:rPr>
      </w:pPr>
      <w:r>
        <w:rPr>
          <w:rFonts w:hint="eastAsia" w:ascii="楷体_GB2312" w:hAnsi="楷体_GB2312" w:eastAsia="楷体_GB2312" w:cs="楷体_GB2312"/>
          <w:bCs/>
          <w:color w:val="000000"/>
          <w:sz w:val="28"/>
          <w:szCs w:val="28"/>
        </w:rPr>
        <w:t>深圳证券交易所（以下简称深交所）已于2022年6月24日发布《关于做好可转债交易机制优化的技术准备通知》。为确保相关业务的顺利开展，深交所联合中国证券登记结算有限责任公司深圳分公司（以下简称中国结算深圳分公司）定于2022年7月9日组织全网测试，通过模拟深市可转债的委托申报、成交回报、行情接收与展示、清算交收等业务处理过程，检验市场参与各方技术系统的正确性。</w:t>
      </w:r>
    </w:p>
    <w:p>
      <w:pPr>
        <w:widowControl/>
        <w:ind w:firstLine="560" w:firstLineChars="200"/>
        <w:jc w:val="left"/>
        <w:rPr>
          <w:rFonts w:ascii="楷体_GB2312" w:hAnsi="楷体_GB2312" w:eastAsia="楷体_GB2312" w:cs="楷体_GB2312"/>
          <w:bCs/>
          <w:color w:val="000000"/>
          <w:sz w:val="28"/>
          <w:szCs w:val="28"/>
        </w:rPr>
      </w:pPr>
      <w:r>
        <w:rPr>
          <w:rFonts w:hint="eastAsia" w:ascii="楷体_GB2312" w:hAnsi="楷体_GB2312" w:eastAsia="楷体_GB2312" w:cs="楷体_GB2312"/>
          <w:bCs/>
          <w:color w:val="000000"/>
          <w:sz w:val="28"/>
          <w:szCs w:val="28"/>
        </w:rPr>
        <w:t>深交所和中国结算深圳分公司已于2021年9月10日发布《关于做好债券借贷业务的技术准备通知》。为确保相关业务的顺利开展，深交所联合中国结算深圳分公司定于2022年7月9日组织全网测试，通过模拟债券借贷业务的委托申报、成交回报、行情接收与展示、清算交收等业务处理过程，检验市场参与各方技术系统的正确性。</w:t>
      </w:r>
    </w:p>
    <w:p>
      <w:pPr>
        <w:widowControl/>
        <w:spacing w:line="360" w:lineRule="atLeast"/>
        <w:ind w:firstLine="560" w:firstLineChars="200"/>
        <w:jc w:val="left"/>
        <w:rPr>
          <w:rFonts w:ascii="楷体_GB2312" w:hAnsi="楷体_GB2312" w:eastAsia="楷体_GB2312" w:cs="楷体_GB2312"/>
          <w:color w:val="FF000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参测单位</w:t>
      </w:r>
    </w:p>
    <w:p>
      <w:pPr>
        <w:pStyle w:val="27"/>
        <w:numPr>
          <w:ilvl w:val="0"/>
          <w:numId w:val="2"/>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深圳证券交易所</w:t>
      </w:r>
    </w:p>
    <w:p>
      <w:pPr>
        <w:pStyle w:val="27"/>
        <w:numPr>
          <w:ilvl w:val="0"/>
          <w:numId w:val="2"/>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中国结算深圳分公司</w:t>
      </w:r>
    </w:p>
    <w:p>
      <w:pPr>
        <w:pStyle w:val="27"/>
        <w:numPr>
          <w:ilvl w:val="0"/>
          <w:numId w:val="2"/>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深圳证券通信公司</w:t>
      </w:r>
    </w:p>
    <w:p>
      <w:pPr>
        <w:pStyle w:val="27"/>
        <w:numPr>
          <w:ilvl w:val="0"/>
          <w:numId w:val="2"/>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证券公司</w:t>
      </w:r>
    </w:p>
    <w:p>
      <w:pPr>
        <w:pStyle w:val="27"/>
        <w:numPr>
          <w:ilvl w:val="0"/>
          <w:numId w:val="2"/>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基金管理公司</w:t>
      </w:r>
    </w:p>
    <w:p>
      <w:pPr>
        <w:pStyle w:val="27"/>
        <w:numPr>
          <w:ilvl w:val="0"/>
          <w:numId w:val="2"/>
        </w:numPr>
        <w:ind w:firstLine="56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行情服务商</w:t>
      </w:r>
    </w:p>
    <w:p>
      <w:pPr>
        <w:pStyle w:val="27"/>
        <w:numPr>
          <w:ilvl w:val="0"/>
          <w:numId w:val="2"/>
        </w:numPr>
        <w:ind w:firstLine="56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结算参与机构</w:t>
      </w:r>
    </w:p>
    <w:p>
      <w:pPr>
        <w:pStyle w:val="27"/>
        <w:numPr>
          <w:ilvl w:val="0"/>
          <w:numId w:val="2"/>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其他相关单位</w:t>
      </w:r>
    </w:p>
    <w:p>
      <w:pPr>
        <w:widowControl/>
        <w:tabs>
          <w:tab w:val="left" w:pos="840"/>
        </w:tabs>
        <w:spacing w:line="360" w:lineRule="atLeast"/>
        <w:jc w:val="left"/>
        <w:rPr>
          <w:rFonts w:ascii="楷体_GB2312" w:hAnsi="楷体_GB2312" w:eastAsia="楷体_GB2312" w:cs="楷体_GB2312"/>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测试内容</w:t>
      </w:r>
    </w:p>
    <w:p>
      <w:pPr>
        <w:widowControl/>
        <w:numPr>
          <w:ilvl w:val="255"/>
          <w:numId w:val="0"/>
        </w:numPr>
        <w:ind w:firstLine="560" w:firstLineChars="200"/>
        <w:jc w:val="left"/>
        <w:rPr>
          <w:rFonts w:ascii="楷体_GB2312" w:hAnsi="楷体_GB2312" w:eastAsia="楷体_GB2312" w:cs="楷体_GB2312"/>
          <w:bCs/>
          <w:color w:val="000000"/>
          <w:sz w:val="28"/>
          <w:szCs w:val="28"/>
        </w:rPr>
      </w:pPr>
      <w:r>
        <w:rPr>
          <w:rFonts w:hint="eastAsia" w:ascii="楷体_GB2312" w:hAnsi="楷体_GB2312" w:eastAsia="楷体_GB2312" w:cs="楷体_GB2312"/>
          <w:bCs/>
          <w:color w:val="000000"/>
          <w:sz w:val="28"/>
          <w:szCs w:val="28"/>
        </w:rPr>
        <w:t>深市证券交易系统、结算系统模拟2个业务日的交易、结算（即模拟T日2022年7月9日、T+1日2022年7月10日）。测试当日为港股通业务非交易日、非结算日。</w:t>
      </w:r>
    </w:p>
    <w:p>
      <w:pPr>
        <w:widowControl/>
        <w:numPr>
          <w:ilvl w:val="255"/>
          <w:numId w:val="0"/>
        </w:numPr>
        <w:ind w:firstLine="560" w:firstLineChars="200"/>
        <w:jc w:val="left"/>
        <w:rPr>
          <w:rFonts w:ascii="楷体_GB2312" w:hAnsi="楷体_GB2312" w:eastAsia="楷体_GB2312" w:cs="楷体_GB2312"/>
          <w:bCs/>
          <w:color w:val="000000"/>
          <w:sz w:val="28"/>
          <w:szCs w:val="28"/>
        </w:rPr>
      </w:pPr>
      <w:r>
        <w:rPr>
          <w:rFonts w:hint="eastAsia" w:ascii="楷体_GB2312" w:hAnsi="楷体_GB2312" w:eastAsia="楷体_GB2312" w:cs="楷体_GB2312"/>
          <w:bCs/>
          <w:color w:val="000000"/>
          <w:sz w:val="28"/>
          <w:szCs w:val="28"/>
        </w:rPr>
        <w:t>本次测试重点包括以下内容：</w:t>
      </w:r>
    </w:p>
    <w:p>
      <w:pPr>
        <w:widowControl/>
        <w:numPr>
          <w:ilvl w:val="0"/>
          <w:numId w:val="3"/>
        </w:numPr>
        <w:spacing w:line="360" w:lineRule="atLeast"/>
        <w:ind w:firstLine="510"/>
        <w:jc w:val="left"/>
        <w:outlineLvl w:val="1"/>
        <w:rPr>
          <w:rFonts w:ascii="楷体_GB2312" w:eastAsia="楷体_GB2312"/>
          <w:bCs/>
          <w:color w:val="000000"/>
          <w:sz w:val="28"/>
          <w:szCs w:val="28"/>
        </w:rPr>
      </w:pPr>
      <w:r>
        <w:rPr>
          <w:rFonts w:hint="eastAsia" w:ascii="楷体_GB2312" w:eastAsia="楷体_GB2312"/>
          <w:bCs/>
          <w:color w:val="000000"/>
          <w:sz w:val="28"/>
          <w:szCs w:val="28"/>
        </w:rPr>
        <w:t>可转债交易机制优化</w:t>
      </w:r>
    </w:p>
    <w:p>
      <w:pPr>
        <w:pStyle w:val="27"/>
        <w:numPr>
          <w:ilvl w:val="0"/>
          <w:numId w:val="4"/>
        </w:numPr>
        <w:ind w:left="0"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向不特定对象发行的可转债（以下简称可转债）匹配成交、协商成交、盘后定价成交、转股等业务的委托申报、成交回报、行情接收与展示、清算交收等业务处理；</w:t>
      </w:r>
    </w:p>
    <w:p>
      <w:pPr>
        <w:pStyle w:val="27"/>
        <w:numPr>
          <w:ilvl w:val="0"/>
          <w:numId w:val="4"/>
        </w:numPr>
        <w:ind w:left="0"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向特定对象发行的可转债（以下简称定向可转债）协商成交、转股等业务的委托申报、成交回报、行情接收与展示、清算交收等业务处理；</w:t>
      </w:r>
    </w:p>
    <w:p>
      <w:pPr>
        <w:pStyle w:val="27"/>
        <w:numPr>
          <w:ilvl w:val="0"/>
          <w:numId w:val="4"/>
        </w:numPr>
        <w:ind w:left="0"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主板A股、主板B股、创业板股票、基金的现货集中竞价交易、协议交易业务的委托申报、成交回报、行情接收与展示、清算交收等业务处理；</w:t>
      </w:r>
    </w:p>
    <w:p>
      <w:pPr>
        <w:pStyle w:val="27"/>
        <w:numPr>
          <w:ilvl w:val="0"/>
          <w:numId w:val="4"/>
        </w:numPr>
        <w:ind w:left="0"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债券现券交易、债券通用质押式回购、债券分销等业务的委托申报、成交回报、行情接收与展示、清算交收等业务处理。</w:t>
      </w:r>
    </w:p>
    <w:p>
      <w:pPr>
        <w:widowControl/>
        <w:numPr>
          <w:ilvl w:val="0"/>
          <w:numId w:val="3"/>
        </w:numPr>
        <w:spacing w:line="360" w:lineRule="atLeast"/>
        <w:ind w:firstLine="510"/>
        <w:jc w:val="left"/>
        <w:outlineLvl w:val="1"/>
        <w:rPr>
          <w:rFonts w:ascii="楷体_GB2312" w:eastAsia="楷体_GB2312"/>
          <w:bCs/>
          <w:color w:val="000000"/>
          <w:sz w:val="28"/>
          <w:szCs w:val="28"/>
        </w:rPr>
      </w:pPr>
      <w:r>
        <w:rPr>
          <w:rFonts w:hint="eastAsia" w:ascii="楷体_GB2312" w:eastAsia="楷体_GB2312"/>
          <w:bCs/>
          <w:color w:val="000000"/>
          <w:sz w:val="28"/>
          <w:szCs w:val="28"/>
        </w:rPr>
        <w:t>债券借贷业务</w:t>
      </w:r>
    </w:p>
    <w:p>
      <w:pPr>
        <w:pStyle w:val="27"/>
        <w:numPr>
          <w:ilvl w:val="0"/>
          <w:numId w:val="5"/>
        </w:numPr>
        <w:ind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债券借贷业务的委托申报、成交回报、行情接收与展示、清算交收等业务处理；</w:t>
      </w:r>
    </w:p>
    <w:p>
      <w:pPr>
        <w:pStyle w:val="27"/>
        <w:numPr>
          <w:ilvl w:val="0"/>
          <w:numId w:val="5"/>
        </w:numPr>
        <w:ind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通过交易终端固收专区进行债券借贷业务的委托申报、成交回报、行情接收与展示、委托查询、成交查询、合约查询、在途合约excel导出和申报单的pdf导出；</w:t>
      </w:r>
    </w:p>
    <w:p>
      <w:pPr>
        <w:pStyle w:val="27"/>
        <w:numPr>
          <w:ilvl w:val="0"/>
          <w:numId w:val="5"/>
        </w:numPr>
        <w:ind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交易终端固收专区的用户创建和权限分配；</w:t>
      </w:r>
    </w:p>
    <w:p>
      <w:pPr>
        <w:pStyle w:val="27"/>
        <w:numPr>
          <w:ilvl w:val="0"/>
          <w:numId w:val="5"/>
        </w:numPr>
        <w:ind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交易终端固收专区各业务的委托申报、成交回报、委托查询及excel导出、成交查询及excel导出、消息提醒；</w:t>
      </w:r>
    </w:p>
    <w:p>
      <w:pPr>
        <w:pStyle w:val="27"/>
        <w:numPr>
          <w:ilvl w:val="0"/>
          <w:numId w:val="5"/>
        </w:numPr>
        <w:ind w:firstLine="560"/>
        <w:jc w:val="left"/>
        <w:outlineLvl w:val="2"/>
        <w:rPr>
          <w:rFonts w:ascii="楷体_GB2312" w:hAnsi="Times New Roman" w:eastAsia="楷体_GB2312"/>
          <w:bCs/>
          <w:color w:val="000000"/>
          <w:sz w:val="28"/>
          <w:szCs w:val="28"/>
        </w:rPr>
      </w:pPr>
      <w:r>
        <w:rPr>
          <w:rFonts w:hint="eastAsia" w:ascii="楷体_GB2312" w:hAnsi="Times New Roman" w:eastAsia="楷体_GB2312"/>
          <w:bCs/>
          <w:color w:val="000000"/>
          <w:sz w:val="28"/>
          <w:szCs w:val="28"/>
        </w:rPr>
        <w:t>标的证券权益划付代收代付。</w:t>
      </w:r>
    </w:p>
    <w:p>
      <w:pPr>
        <w:pStyle w:val="8"/>
        <w:outlineLvl w:val="1"/>
        <w:rPr>
          <w:rFonts w:ascii="楷体_GB2312" w:eastAsia="楷体_GB2312"/>
          <w:b/>
          <w:color w:val="000000"/>
          <w:szCs w:val="28"/>
        </w:rPr>
      </w:pPr>
      <w:r>
        <w:rPr>
          <w:rFonts w:hint="eastAsia" w:ascii="楷体_GB2312" w:eastAsia="楷体_GB2312"/>
          <w:b/>
          <w:color w:val="000000"/>
          <w:szCs w:val="28"/>
        </w:rPr>
        <w:t>（一）T日（模拟202</w:t>
      </w:r>
      <w:r>
        <w:rPr>
          <w:rFonts w:hint="eastAsia" w:ascii="楷体_GB2312" w:eastAsia="楷体_GB2312"/>
          <w:b/>
          <w:color w:val="000000"/>
          <w:szCs w:val="28"/>
          <w:lang w:val="en-US" w:eastAsia="zh-CN"/>
        </w:rPr>
        <w:t>2</w:t>
      </w:r>
      <w:r>
        <w:rPr>
          <w:rFonts w:hint="eastAsia" w:ascii="楷体_GB2312" w:eastAsia="楷体_GB2312"/>
          <w:b/>
          <w:color w:val="000000"/>
          <w:szCs w:val="28"/>
        </w:rPr>
        <w:t>年7月9日）测试内容</w:t>
      </w:r>
    </w:p>
    <w:p>
      <w:pPr>
        <w:pStyle w:val="8"/>
        <w:rPr>
          <w:rFonts w:ascii="楷体_GB2312" w:eastAsia="楷体_GB2312"/>
          <w:bCs/>
          <w:color w:val="000000"/>
          <w:szCs w:val="28"/>
        </w:rPr>
      </w:pPr>
      <w:r>
        <w:rPr>
          <w:rFonts w:hint="eastAsia" w:ascii="楷体_GB2312" w:eastAsia="楷体_GB2312"/>
          <w:b/>
          <w:color w:val="000000"/>
          <w:szCs w:val="28"/>
        </w:rPr>
        <w:t>市场参与人技术系统：</w:t>
      </w:r>
      <w:r>
        <w:rPr>
          <w:rFonts w:hint="eastAsia" w:ascii="楷体_GB2312" w:eastAsia="楷体_GB2312"/>
          <w:bCs/>
          <w:color w:val="000000"/>
          <w:szCs w:val="28"/>
        </w:rPr>
        <w:t>模拟深市证券（含现货、期权等品种）日常交易、非交易等业务的委托申报（重点测试可转债、股票、基金的交易、非交易等业务），接收成交回报与实时行情。通过交易终端进行委托申报、行情查询、成交查询及数据下载。</w:t>
      </w:r>
    </w:p>
    <w:p>
      <w:pPr>
        <w:pStyle w:val="8"/>
        <w:ind w:firstLine="560" w:firstLineChars="200"/>
        <w:rPr>
          <w:rFonts w:ascii="楷体_GB2312" w:eastAsia="楷体_GB2312"/>
          <w:bCs/>
          <w:color w:val="000000"/>
          <w:szCs w:val="28"/>
        </w:rPr>
      </w:pPr>
      <w:r>
        <w:rPr>
          <w:rFonts w:hint="eastAsia" w:ascii="楷体_GB2312" w:eastAsia="楷体_GB2312"/>
          <w:bCs/>
          <w:color w:val="000000"/>
          <w:szCs w:val="28"/>
        </w:rPr>
        <w:t>模拟深市证券（含现货、期权等品种）的股份及资金清算交收等业务处理。</w:t>
      </w:r>
    </w:p>
    <w:p>
      <w:pPr>
        <w:pStyle w:val="8"/>
        <w:outlineLvl w:val="1"/>
        <w:rPr>
          <w:rFonts w:ascii="楷体_GB2312" w:eastAsia="楷体_GB2312"/>
          <w:b/>
          <w:color w:val="000000"/>
          <w:szCs w:val="28"/>
        </w:rPr>
      </w:pPr>
      <w:r>
        <w:rPr>
          <w:rFonts w:hint="eastAsia" w:ascii="楷体_GB2312" w:eastAsia="楷体_GB2312"/>
          <w:b/>
          <w:color w:val="000000"/>
          <w:szCs w:val="28"/>
        </w:rPr>
        <w:t>（二）T+1日（模拟202</w:t>
      </w:r>
      <w:r>
        <w:rPr>
          <w:rFonts w:hint="eastAsia" w:ascii="楷体_GB2312" w:eastAsia="楷体_GB2312"/>
          <w:b/>
          <w:color w:val="000000"/>
          <w:szCs w:val="28"/>
          <w:lang w:val="en-US" w:eastAsia="zh-CN"/>
        </w:rPr>
        <w:t>2</w:t>
      </w:r>
      <w:r>
        <w:rPr>
          <w:rFonts w:hint="eastAsia" w:ascii="楷体_GB2312" w:eastAsia="楷体_GB2312"/>
          <w:b/>
          <w:color w:val="000000"/>
          <w:szCs w:val="28"/>
        </w:rPr>
        <w:t>年7月10日）测试内容</w:t>
      </w:r>
    </w:p>
    <w:p>
      <w:pPr>
        <w:pStyle w:val="8"/>
        <w:rPr>
          <w:rFonts w:ascii="楷体_GB2312" w:eastAsia="楷体_GB2312"/>
          <w:bCs/>
          <w:color w:val="000000"/>
          <w:szCs w:val="28"/>
        </w:rPr>
      </w:pPr>
      <w:r>
        <w:rPr>
          <w:rFonts w:hint="eastAsia" w:ascii="楷体_GB2312" w:eastAsia="楷体_GB2312"/>
          <w:b/>
          <w:color w:val="000000"/>
          <w:szCs w:val="28"/>
        </w:rPr>
        <w:t>市场参与人技术系统：</w:t>
      </w:r>
      <w:r>
        <w:rPr>
          <w:rFonts w:hint="eastAsia" w:ascii="楷体_GB2312" w:eastAsia="楷体_GB2312"/>
          <w:bCs/>
          <w:color w:val="000000"/>
          <w:szCs w:val="28"/>
        </w:rPr>
        <w:t>模拟深市证券（含现货、期权等品种）日常交易、非交易等业务的委托申报（重点测试可转债、股票、基金的交易、非交易等业务），接收成交回报与实时行情。通过交易终端进行委托申报、行情查询、成交查询及数据下载。</w:t>
      </w:r>
    </w:p>
    <w:p>
      <w:pPr>
        <w:pStyle w:val="8"/>
        <w:ind w:firstLine="560" w:firstLineChars="200"/>
        <w:rPr>
          <w:rFonts w:ascii="楷体_GB2312" w:eastAsia="楷体_GB2312"/>
          <w:bCs/>
          <w:color w:val="000000"/>
          <w:szCs w:val="28"/>
        </w:rPr>
      </w:pPr>
      <w:r>
        <w:rPr>
          <w:rFonts w:hint="eastAsia" w:ascii="楷体_GB2312" w:eastAsia="楷体_GB2312"/>
          <w:bCs/>
          <w:color w:val="000000"/>
          <w:szCs w:val="28"/>
        </w:rPr>
        <w:t>深交所模拟交易系统灾备切换，请各参测单位检查自身技术系统的适应性，确保自身技术系统的正确平稳运行。</w:t>
      </w:r>
    </w:p>
    <w:p>
      <w:pPr>
        <w:pStyle w:val="8"/>
        <w:rPr>
          <w:rFonts w:ascii="楷体_GB2312" w:eastAsia="楷体_GB2312"/>
          <w:bCs/>
          <w:color w:val="000000"/>
          <w:szCs w:val="28"/>
        </w:rPr>
      </w:pPr>
      <w:r>
        <w:rPr>
          <w:rFonts w:hint="eastAsia" w:ascii="楷体_GB2312" w:eastAsia="楷体_GB2312"/>
          <w:bCs/>
          <w:color w:val="000000"/>
          <w:szCs w:val="28"/>
        </w:rPr>
        <w:t>模拟深市证券（含现货、期权等品种）的股份及资金清算交收等业务处理。</w:t>
      </w:r>
    </w:p>
    <w:p>
      <w:pPr>
        <w:pStyle w:val="8"/>
        <w:outlineLvl w:val="1"/>
        <w:rPr>
          <w:rFonts w:ascii="楷体_GB2312" w:eastAsia="楷体_GB2312"/>
          <w:b/>
          <w:color w:val="000000"/>
          <w:szCs w:val="28"/>
        </w:rPr>
      </w:pPr>
      <w:r>
        <w:rPr>
          <w:rFonts w:hint="eastAsia" w:ascii="楷体_GB2312" w:eastAsia="楷体_GB2312"/>
          <w:b/>
          <w:color w:val="000000"/>
          <w:szCs w:val="28"/>
        </w:rPr>
        <w:t>（三）恢复验证测试内容（模拟202</w:t>
      </w:r>
      <w:r>
        <w:rPr>
          <w:rFonts w:hint="eastAsia" w:ascii="楷体_GB2312" w:eastAsia="楷体_GB2312"/>
          <w:b/>
          <w:color w:val="000000"/>
          <w:szCs w:val="28"/>
          <w:lang w:val="en-US" w:eastAsia="zh-CN"/>
        </w:rPr>
        <w:t>2</w:t>
      </w:r>
      <w:r>
        <w:rPr>
          <w:rFonts w:hint="eastAsia" w:ascii="楷体_GB2312" w:eastAsia="楷体_GB2312"/>
          <w:b/>
          <w:color w:val="000000"/>
          <w:szCs w:val="28"/>
        </w:rPr>
        <w:t>年7月9日）</w:t>
      </w:r>
    </w:p>
    <w:p>
      <w:pPr>
        <w:pStyle w:val="8"/>
        <w:rPr>
          <w:rFonts w:ascii="楷体_GB2312" w:eastAsia="楷体_GB2312"/>
          <w:bCs/>
          <w:color w:val="000000"/>
          <w:szCs w:val="28"/>
        </w:rPr>
      </w:pPr>
      <w:r>
        <w:rPr>
          <w:rFonts w:hint="eastAsia" w:ascii="楷体_GB2312" w:eastAsia="楷体_GB2312"/>
          <w:b/>
          <w:color w:val="000000"/>
          <w:szCs w:val="28"/>
        </w:rPr>
        <w:t>市场参与人技术系统：交易网关、行情网关、文件网关使用与202</w:t>
      </w:r>
      <w:r>
        <w:rPr>
          <w:rFonts w:hint="eastAsia" w:ascii="楷体_GB2312" w:eastAsia="楷体_GB2312"/>
          <w:b/>
          <w:color w:val="000000"/>
          <w:szCs w:val="28"/>
          <w:lang w:val="en-US" w:eastAsia="zh-CN"/>
        </w:rPr>
        <w:t>2</w:t>
      </w:r>
      <w:bookmarkStart w:id="3" w:name="_GoBack"/>
      <w:bookmarkEnd w:id="3"/>
      <w:r>
        <w:rPr>
          <w:rFonts w:hint="eastAsia" w:ascii="楷体_GB2312" w:eastAsia="楷体_GB2312"/>
          <w:b/>
          <w:color w:val="000000"/>
          <w:szCs w:val="28"/>
        </w:rPr>
        <w:t>年7月11日生产系统相同配置连接交易及相关系统。</w:t>
      </w:r>
      <w:r>
        <w:rPr>
          <w:rFonts w:hint="eastAsia" w:ascii="楷体_GB2312" w:eastAsia="楷体_GB2312"/>
          <w:bCs/>
          <w:color w:val="000000"/>
          <w:szCs w:val="28"/>
        </w:rPr>
        <w:t>模拟深市证券日常交易、非交易等业务的委托申报，接收成交回报与实时行情，验证自身系统的正确性。</w:t>
      </w:r>
    </w:p>
    <w:p>
      <w:pPr>
        <w:widowControl/>
        <w:spacing w:line="360" w:lineRule="atLeast"/>
        <w:jc w:val="left"/>
        <w:rPr>
          <w:rFonts w:ascii="楷体_GB2312" w:hAnsi="楷体_GB2312" w:eastAsia="楷体_GB2312" w:cs="楷体_GB2312"/>
          <w:color w:val="2E2E2E"/>
          <w:kern w:val="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测试时间</w:t>
      </w:r>
    </w:p>
    <w:p>
      <w:pPr>
        <w:ind w:firstLine="562" w:firstLineChars="200"/>
        <w:rPr>
          <w:rFonts w:ascii="楷体_GB2312" w:hAnsi="楷体_GB2312" w:eastAsia="楷体_GB2312" w:cs="楷体_GB2312"/>
          <w:b/>
          <w:color w:val="000000"/>
          <w:sz w:val="28"/>
          <w:szCs w:val="28"/>
        </w:rPr>
      </w:pPr>
      <w:r>
        <w:rPr>
          <w:rFonts w:hint="eastAsia" w:ascii="楷体_GB2312" w:hAnsi="楷体_GB2312" w:eastAsia="楷体_GB2312" w:cs="楷体_GB2312"/>
          <w:b/>
          <w:color w:val="000000"/>
          <w:sz w:val="28"/>
          <w:szCs w:val="28"/>
        </w:rPr>
        <w:t>测试时间为2022年7月9日（星期六）8:30至21:30（含恢复验证测试）。</w:t>
      </w:r>
    </w:p>
    <w:p>
      <w:pPr>
        <w:ind w:firstLine="560" w:firstLineChars="200"/>
        <w:jc w:val="left"/>
        <w:rPr>
          <w:rFonts w:ascii="楷体_GB2312" w:hAnsi="楷体_GB2312" w:eastAsia="楷体_GB2312" w:cs="楷体_GB2312"/>
          <w:bCs/>
          <w:color w:val="000000"/>
          <w:sz w:val="28"/>
          <w:szCs w:val="28"/>
        </w:rPr>
      </w:pPr>
      <w:r>
        <w:rPr>
          <w:rFonts w:hint="eastAsia" w:ascii="楷体_GB2312" w:hAnsi="楷体_GB2312" w:eastAsia="楷体_GB2312" w:cs="楷体_GB2312"/>
          <w:bCs/>
          <w:color w:val="000000"/>
          <w:sz w:val="28"/>
          <w:szCs w:val="28"/>
        </w:rPr>
        <w:t>深交所交易系统T日接收交易委托的时间为9:00至12:00，协议交易时段为9:15至12:00，其中10:30-10:35模拟中午休市。</w:t>
      </w:r>
    </w:p>
    <w:p>
      <w:pPr>
        <w:ind w:firstLine="560" w:firstLineChars="200"/>
        <w:jc w:val="left"/>
        <w:rPr>
          <w:rFonts w:ascii="楷体_GB2312" w:hAnsi="楷体_GB2312" w:eastAsia="楷体_GB2312" w:cs="楷体_GB2312"/>
          <w:bCs/>
          <w:color w:val="000000"/>
          <w:sz w:val="28"/>
          <w:szCs w:val="28"/>
        </w:rPr>
      </w:pPr>
      <w:r>
        <w:rPr>
          <w:rFonts w:hint="eastAsia" w:ascii="楷体_GB2312" w:hAnsi="楷体_GB2312" w:eastAsia="楷体_GB2312" w:cs="楷体_GB2312"/>
          <w:bCs/>
          <w:color w:val="000000"/>
          <w:sz w:val="28"/>
          <w:szCs w:val="28"/>
        </w:rPr>
        <w:t>深交所交易系统T+1日接收交易委托的时间为15:55至17:30，协议交易时段为16:00至17:30；其中16:30-16:35模拟中午休市。</w:t>
      </w:r>
    </w:p>
    <w:p>
      <w:pPr>
        <w:ind w:firstLine="560" w:firstLineChars="200"/>
        <w:rPr>
          <w:rFonts w:ascii="楷体_GB2312" w:hAnsi="楷体_GB2312" w:eastAsia="楷体_GB2312" w:cs="楷体_GB2312"/>
          <w:color w:val="000000"/>
          <w:szCs w:val="21"/>
        </w:rPr>
      </w:pPr>
      <w:r>
        <w:rPr>
          <w:rFonts w:hint="eastAsia" w:ascii="楷体_GB2312" w:hAnsi="楷体_GB2312" w:eastAsia="楷体_GB2312" w:cs="楷体_GB2312"/>
          <w:color w:val="000000"/>
          <w:sz w:val="28"/>
          <w:szCs w:val="28"/>
        </w:rPr>
        <w:t>深市证券交易业务、结算业务的具体安排请见下表：</w:t>
      </w:r>
    </w:p>
    <w:tbl>
      <w:tblPr>
        <w:tblStyle w:val="11"/>
        <w:tblW w:w="89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3313"/>
        <w:gridCol w:w="2659"/>
        <w:gridCol w:w="13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实际时间</w:t>
            </w:r>
          </w:p>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(7月9日)</w:t>
            </w:r>
          </w:p>
        </w:tc>
        <w:tc>
          <w:tcPr>
            <w:tcW w:w="3313"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主要测试事项</w:t>
            </w:r>
          </w:p>
        </w:tc>
        <w:tc>
          <w:tcPr>
            <w:tcW w:w="2659"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参测单位</w:t>
            </w:r>
          </w:p>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重点测试内容</w:t>
            </w:r>
          </w:p>
        </w:tc>
        <w:tc>
          <w:tcPr>
            <w:tcW w:w="1333"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9:00前</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早间下发T日静态交易参考信息文件、PCF文件、信息公告、股东大会信息文件</w:t>
            </w:r>
          </w:p>
        </w:tc>
        <w:tc>
          <w:tcPr>
            <w:tcW w:w="2659" w:type="dxa"/>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接收并加载静态交易参考信息文件、PCF文件、信息公告、股东大会信息文件</w:t>
            </w:r>
          </w:p>
        </w:tc>
        <w:tc>
          <w:tcPr>
            <w:tcW w:w="1333" w:type="dxa"/>
            <w:vMerge w:val="restart"/>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T日：2022年7月9日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9:00-12:00</w:t>
            </w:r>
          </w:p>
        </w:tc>
        <w:tc>
          <w:tcPr>
            <w:tcW w:w="3313" w:type="dxa"/>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设置福田中心为主中心、南方中心为备中心运行，接收日常交易、非交易等委托，10:30-10:35中午休市。其中：</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现货集中竞价交易平台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9:15-11:30（9:25开盘，9:30开始连续竞价，11:30平台闭市）</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综合金融服务平台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9:15-12:00（盘后定价成交的交易时间为11:35-12:00）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衍生品集中竞价交易平台</w:t>
            </w:r>
          </w:p>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与现货集中竞价交易平台相同（期权组合策略保证金、普通仓与备兑仓</w:t>
            </w:r>
            <w:r>
              <w:rPr>
                <w:rFonts w:hint="eastAsia" w:ascii="楷体_GB2312" w:hAnsi="楷体_GB2312" w:eastAsia="楷体_GB2312" w:cs="楷体_GB2312"/>
                <w:color w:val="000000"/>
                <w:szCs w:val="21"/>
              </w:rPr>
              <w:t>互转业务申报截止时间为11:45）</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非交易处理平台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与现货集中竞价交易平台相同（期权相关业务申报截止时间为12:00）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固定收益交易平台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9:00-12:00（其中匹配成交的开盘集合匹配时间9:15-9:25，连续匹配开始时间9:30）</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b/>
                <w:szCs w:val="21"/>
              </w:rPr>
              <w:t>场外业务平台（本次不参测）</w:t>
            </w:r>
          </w:p>
        </w:tc>
        <w:tc>
          <w:tcPr>
            <w:tcW w:w="2659" w:type="dxa"/>
          </w:tcPr>
          <w:p>
            <w:pPr>
              <w:spacing w:line="300" w:lineRule="exact"/>
              <w:jc w:val="left"/>
              <w:rPr>
                <w:rFonts w:ascii="楷体_GB2312" w:hAnsi="楷体_GB2312" w:eastAsia="楷体_GB2312" w:cs="楷体_GB2312"/>
                <w:bCs/>
                <w:color w:val="000000"/>
                <w:szCs w:val="21"/>
              </w:rPr>
            </w:pPr>
            <w:r>
              <w:rPr>
                <w:rFonts w:hint="eastAsia" w:ascii="楷体_GB2312" w:hAnsi="楷体_GB2312" w:eastAsia="楷体_GB2312" w:cs="楷体_GB2312"/>
                <w:bCs/>
                <w:color w:val="000000"/>
                <w:szCs w:val="21"/>
              </w:rPr>
              <w:t>模拟可转债交易机制优化、定向可转债、债券借贷等业务的委托申报、成交回报、行情接收等。</w:t>
            </w:r>
          </w:p>
          <w:p>
            <w:pPr>
              <w:spacing w:line="300" w:lineRule="exact"/>
              <w:rPr>
                <w:rFonts w:ascii="楷体_GB2312" w:hAnsi="楷体_GB2312" w:eastAsia="楷体_GB2312" w:cs="楷体_GB2312"/>
                <w:color w:val="000000"/>
                <w:szCs w:val="21"/>
              </w:rPr>
            </w:pPr>
          </w:p>
        </w:tc>
        <w:tc>
          <w:tcPr>
            <w:tcW w:w="1333" w:type="dxa"/>
            <w:vMerge w:val="continue"/>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bookmarkStart w:id="1" w:name="_Hlk44868817"/>
            <w:r>
              <w:rPr>
                <w:rFonts w:hint="eastAsia" w:ascii="楷体_GB2312" w:hAnsi="楷体_GB2312" w:eastAsia="楷体_GB2312" w:cs="楷体_GB2312"/>
                <w:color w:val="000000"/>
                <w:szCs w:val="21"/>
              </w:rPr>
              <w:t>12:00-13:00</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发送网络投票回报文件</w:t>
            </w:r>
          </w:p>
        </w:tc>
        <w:tc>
          <w:tcPr>
            <w:tcW w:w="2659" w:type="dxa"/>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接收网络投票回报文件</w:t>
            </w:r>
          </w:p>
        </w:tc>
        <w:tc>
          <w:tcPr>
            <w:tcW w:w="1333" w:type="dxa"/>
            <w:vMerge w:val="continue"/>
            <w:vAlign w:val="center"/>
          </w:tcPr>
          <w:p>
            <w:pPr>
              <w:spacing w:line="300" w:lineRule="exact"/>
              <w:rPr>
                <w:rFonts w:ascii="楷体_GB2312" w:hAnsi="楷体_GB2312" w:eastAsia="楷体_GB2312" w:cs="楷体_GB2312"/>
                <w:color w:val="000000"/>
                <w:szCs w:val="21"/>
              </w:rPr>
            </w:pPr>
          </w:p>
        </w:tc>
      </w:tr>
      <w:bookmarkEnd w:id="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12:00-13:30</w:t>
            </w:r>
          </w:p>
        </w:tc>
        <w:tc>
          <w:tcPr>
            <w:tcW w:w="3313"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中国结算深圳分公司模拟T日股份资金清算交收</w:t>
            </w:r>
          </w:p>
        </w:tc>
        <w:tc>
          <w:tcPr>
            <w:tcW w:w="2659" w:type="dxa"/>
            <w:vAlign w:val="center"/>
          </w:tcPr>
          <w:p>
            <w:pPr>
              <w:spacing w:line="300" w:lineRule="exact"/>
              <w:rPr>
                <w:rFonts w:ascii="楷体_GB2312" w:hAnsi="楷体_GB2312" w:eastAsia="楷体_GB2312" w:cs="楷体_GB2312"/>
                <w:color w:val="000000"/>
                <w:szCs w:val="21"/>
              </w:rPr>
            </w:pPr>
          </w:p>
        </w:tc>
        <w:tc>
          <w:tcPr>
            <w:tcW w:w="1333" w:type="dxa"/>
            <w:vMerge w:val="continue"/>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13:30后</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T日结算数据发送</w:t>
            </w:r>
          </w:p>
        </w:tc>
        <w:tc>
          <w:tcPr>
            <w:tcW w:w="2659" w:type="dxa"/>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接收结算数据,进行核对及交收处理。</w:t>
            </w:r>
          </w:p>
        </w:tc>
        <w:tc>
          <w:tcPr>
            <w:tcW w:w="1333" w:type="dxa"/>
            <w:vMerge w:val="continue"/>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15:30左右</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晚间下发T+1日静态交易参考信息文件pre*</w:t>
            </w:r>
          </w:p>
        </w:tc>
        <w:tc>
          <w:tcPr>
            <w:tcW w:w="2659"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接收静态交易参考信息文件pre*</w:t>
            </w:r>
          </w:p>
        </w:tc>
        <w:tc>
          <w:tcPr>
            <w:tcW w:w="1333" w:type="dxa"/>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实际时间</w:t>
            </w:r>
          </w:p>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(7月9日)</w:t>
            </w:r>
          </w:p>
        </w:tc>
        <w:tc>
          <w:tcPr>
            <w:tcW w:w="3313"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主要测试事项</w:t>
            </w:r>
          </w:p>
        </w:tc>
        <w:tc>
          <w:tcPr>
            <w:tcW w:w="2659"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参测单位</w:t>
            </w:r>
          </w:p>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重点测试内容</w:t>
            </w:r>
          </w:p>
        </w:tc>
        <w:tc>
          <w:tcPr>
            <w:tcW w:w="1333"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15:55前</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早间下发T+1日静态交易参考信息文件、PCF文件、信息公告、股东大会信息文件</w:t>
            </w:r>
          </w:p>
        </w:tc>
        <w:tc>
          <w:tcPr>
            <w:tcW w:w="2659" w:type="dxa"/>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接收并加载静态交易参考信息文件、PCF文件、信息公告、股东大会信息文件</w:t>
            </w:r>
          </w:p>
        </w:tc>
        <w:tc>
          <w:tcPr>
            <w:tcW w:w="1333" w:type="dxa"/>
            <w:vMerge w:val="restart"/>
            <w:shd w:val="clear" w:color="auto" w:fill="auto"/>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T+1日：2022年7月10日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15:55-17:30</w:t>
            </w:r>
          </w:p>
        </w:tc>
        <w:tc>
          <w:tcPr>
            <w:tcW w:w="3313" w:type="dxa"/>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设置福田中心为主中心、南方中心为备中心运行，接收日常交易、非交易等委托，16:30-16:35中午休市。其中：</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现货集中竞价交易平台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16:00-17:00（16:10开盘，16:15开始连续竞价，17:00平台闭市）</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综合金融服务平台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16:00-17:30（盘后定价成交的交易时间为17:05-17:30）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衍生品集中竞价交易平台</w:t>
            </w:r>
          </w:p>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与现货集中竞价交易平台相同（期权组合策略保证金、普通仓与备兑仓</w:t>
            </w:r>
            <w:r>
              <w:rPr>
                <w:rFonts w:hint="eastAsia" w:ascii="楷体_GB2312" w:hAnsi="楷体_GB2312" w:eastAsia="楷体_GB2312" w:cs="楷体_GB2312"/>
                <w:color w:val="000000"/>
                <w:szCs w:val="21"/>
              </w:rPr>
              <w:t>互转业务申报截止时间为17:15）</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非交易处理平台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与现货集中竞价交易平台相同（期权相关业务申报截止时间为17:30）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固定收益交易平台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15:55-17:30（其中匹配成交的开盘集合匹配时间16:00-16:10，连续匹配开始时间16:15）</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b/>
                <w:szCs w:val="21"/>
              </w:rPr>
              <w:t>场外业务平台（本次不参测）</w:t>
            </w:r>
          </w:p>
        </w:tc>
        <w:tc>
          <w:tcPr>
            <w:tcW w:w="2659" w:type="dxa"/>
          </w:tcPr>
          <w:p>
            <w:pPr>
              <w:spacing w:line="300" w:lineRule="exact"/>
              <w:jc w:val="left"/>
              <w:rPr>
                <w:rFonts w:ascii="楷体_GB2312" w:hAnsi="楷体_GB2312" w:eastAsia="楷体_GB2312" w:cs="楷体_GB2312"/>
                <w:bCs/>
                <w:color w:val="000000"/>
                <w:szCs w:val="21"/>
              </w:rPr>
            </w:pPr>
            <w:r>
              <w:rPr>
                <w:rFonts w:hint="eastAsia" w:ascii="楷体_GB2312" w:hAnsi="楷体_GB2312" w:eastAsia="楷体_GB2312" w:cs="楷体_GB2312"/>
                <w:bCs/>
                <w:color w:val="000000"/>
                <w:szCs w:val="21"/>
              </w:rPr>
              <w:t>模拟可转债交易机制优化、定向可转债、债券借贷等业务的委托申报、成交回报、行情接收等。</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bCs/>
                <w:color w:val="FF0000"/>
                <w:szCs w:val="21"/>
              </w:rPr>
              <w:t>深交所将于16:40左右模拟福田数据中心故障，由南方单中心运行至收市。请注意观察并记录现象</w:t>
            </w:r>
          </w:p>
        </w:tc>
        <w:tc>
          <w:tcPr>
            <w:tcW w:w="1333" w:type="dxa"/>
            <w:vMerge w:val="continue"/>
            <w:shd w:val="clear" w:color="auto" w:fill="auto"/>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17:30-18:30</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发送网络投票回报文件</w:t>
            </w:r>
          </w:p>
        </w:tc>
        <w:tc>
          <w:tcPr>
            <w:tcW w:w="2659" w:type="dxa"/>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接收网络投票回报文件</w:t>
            </w:r>
          </w:p>
        </w:tc>
        <w:tc>
          <w:tcPr>
            <w:tcW w:w="1333" w:type="dxa"/>
            <w:vMerge w:val="continue"/>
            <w:shd w:val="clear" w:color="auto" w:fill="auto"/>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17:30-19:00</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中国结算深圳分公司模拟T+1日股份资金清算交收。</w:t>
            </w:r>
          </w:p>
        </w:tc>
        <w:tc>
          <w:tcPr>
            <w:tcW w:w="2659" w:type="dxa"/>
          </w:tcPr>
          <w:p>
            <w:pPr>
              <w:spacing w:line="300" w:lineRule="exact"/>
              <w:rPr>
                <w:rFonts w:ascii="楷体_GB2312" w:hAnsi="楷体_GB2312" w:eastAsia="楷体_GB2312" w:cs="楷体_GB2312"/>
                <w:color w:val="000000"/>
                <w:szCs w:val="21"/>
              </w:rPr>
            </w:pPr>
          </w:p>
        </w:tc>
        <w:tc>
          <w:tcPr>
            <w:tcW w:w="1333" w:type="dxa"/>
            <w:vMerge w:val="continue"/>
            <w:shd w:val="clear" w:color="auto" w:fill="auto"/>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19:00后</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T+1日结算数据发送。</w:t>
            </w:r>
          </w:p>
        </w:tc>
        <w:tc>
          <w:tcPr>
            <w:tcW w:w="2659" w:type="dxa"/>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接收结算数据,进行核对及交收处理.</w:t>
            </w:r>
          </w:p>
        </w:tc>
        <w:tc>
          <w:tcPr>
            <w:tcW w:w="1333" w:type="dxa"/>
            <w:vMerge w:val="continue"/>
            <w:shd w:val="clear" w:color="auto" w:fill="auto"/>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实际时间</w:t>
            </w:r>
          </w:p>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(7月9日)</w:t>
            </w:r>
          </w:p>
        </w:tc>
        <w:tc>
          <w:tcPr>
            <w:tcW w:w="3313"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主要测试事项</w:t>
            </w:r>
          </w:p>
        </w:tc>
        <w:tc>
          <w:tcPr>
            <w:tcW w:w="2659"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参测单位</w:t>
            </w:r>
          </w:p>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重点测试内容</w:t>
            </w:r>
          </w:p>
        </w:tc>
        <w:tc>
          <w:tcPr>
            <w:tcW w:w="1333" w:type="dxa"/>
            <w:shd w:val="clear" w:color="auto" w:fill="E0E0E0"/>
            <w:vAlign w:val="center"/>
          </w:tcPr>
          <w:p>
            <w:pPr>
              <w:spacing w:line="300" w:lineRule="exact"/>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20:25前</w:t>
            </w:r>
          </w:p>
        </w:tc>
        <w:tc>
          <w:tcPr>
            <w:tcW w:w="5972" w:type="dxa"/>
            <w:gridSpan w:val="2"/>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恢复系统环境，并准备恢复验证测试的数据环境。</w:t>
            </w:r>
          </w:p>
        </w:tc>
        <w:tc>
          <w:tcPr>
            <w:tcW w:w="1333" w:type="dxa"/>
            <w:vMerge w:val="restart"/>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2022年7月9日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20:25前</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通过文件网关发布恢复验证测试的交易参考信息文件。</w:t>
            </w:r>
          </w:p>
        </w:tc>
        <w:tc>
          <w:tcPr>
            <w:tcW w:w="2659"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接收并加载交易参考信息文件。</w:t>
            </w:r>
          </w:p>
        </w:tc>
        <w:tc>
          <w:tcPr>
            <w:tcW w:w="1333" w:type="dxa"/>
            <w:vMerge w:val="continue"/>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lef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20:25-21:30</w:t>
            </w:r>
          </w:p>
        </w:tc>
        <w:tc>
          <w:tcPr>
            <w:tcW w:w="3313"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设置福田中心为主中心、南方中心为备中心运行，进行恢复验证测试。接收日常交易、非交易等委托，21:00-21:05中午休市。其中：</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现货集中竞价交易平台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20:30-21:20（20:40开盘，20:45开始连续竞价，21:20平台闭市）</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综合金融服务平台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20:30-21:30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衍生品集中竞价交易平台</w:t>
            </w:r>
          </w:p>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与现货集中竞价交易平台相同（期权组合策略保证金、普通仓与备兑仓</w:t>
            </w:r>
            <w:r>
              <w:rPr>
                <w:rFonts w:hint="eastAsia" w:ascii="楷体_GB2312" w:hAnsi="楷体_GB2312" w:eastAsia="楷体_GB2312" w:cs="楷体_GB2312"/>
                <w:color w:val="000000"/>
                <w:szCs w:val="21"/>
              </w:rPr>
              <w:t>互转业务申报截止时间为21:25）</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非交易处理平台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与现货集中竞价交易平台相同（期权相关业务申报截止时间为21:30）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固定收益交易平台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20:25-21:30（其中匹配成交的开盘集合匹配时间20:30-20:40，连续匹配开始时间20:45）</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b/>
                <w:szCs w:val="21"/>
              </w:rPr>
              <w:t>场外业务平台（本次不参测）</w:t>
            </w:r>
          </w:p>
        </w:tc>
        <w:tc>
          <w:tcPr>
            <w:tcW w:w="2659" w:type="dxa"/>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交易网关、行情网关、文件网关使用与2022年7月11日生产系统相同配置进行恢复验证测试。</w:t>
            </w:r>
          </w:p>
        </w:tc>
        <w:tc>
          <w:tcPr>
            <w:tcW w:w="1333" w:type="dxa"/>
            <w:vMerge w:val="continue"/>
            <w:vAlign w:val="center"/>
          </w:tcPr>
          <w:p>
            <w:pPr>
              <w:spacing w:line="300" w:lineRule="exact"/>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szCs w:val="21"/>
              </w:rPr>
              <w:t>21:30后</w:t>
            </w:r>
          </w:p>
        </w:tc>
        <w:tc>
          <w:tcPr>
            <w:tcW w:w="7305" w:type="dxa"/>
            <w:gridSpan w:val="3"/>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sz w:val="20"/>
              </w:rPr>
              <w:t>恢复线上生产数据环境并核查其正确性。</w:t>
            </w:r>
          </w:p>
        </w:tc>
      </w:tr>
    </w:tbl>
    <w:p>
      <w:pPr>
        <w:widowControl/>
        <w:spacing w:line="408" w:lineRule="auto"/>
        <w:jc w:val="left"/>
        <w:rPr>
          <w:rFonts w:ascii="楷体_GB2312" w:hAnsi="楷体_GB2312" w:eastAsia="楷体_GB2312" w:cs="楷体_GB2312"/>
          <w:kern w:val="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测试数据</w:t>
      </w:r>
    </w:p>
    <w:p>
      <w:pPr>
        <w:pStyle w:val="27"/>
        <w:numPr>
          <w:ilvl w:val="0"/>
          <w:numId w:val="6"/>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sz w:val="28"/>
          <w:szCs w:val="28"/>
        </w:rPr>
        <w:t>测试数据以2022年7月8日（星期五）深市所有证券收盘行情、收市后的股份数据作为交易、结算的起始数据</w:t>
      </w:r>
      <w:r>
        <w:rPr>
          <w:rFonts w:hint="eastAsia" w:ascii="楷体_GB2312" w:hAnsi="楷体_GB2312" w:eastAsia="楷体_GB2312" w:cs="楷体_GB2312"/>
          <w:kern w:val="0"/>
          <w:sz w:val="28"/>
          <w:szCs w:val="28"/>
        </w:rPr>
        <w:t>。</w:t>
      </w:r>
    </w:p>
    <w:p>
      <w:pPr>
        <w:pStyle w:val="27"/>
        <w:numPr>
          <w:ilvl w:val="0"/>
          <w:numId w:val="6"/>
        </w:numPr>
        <w:spacing w:line="560" w:lineRule="exact"/>
        <w:ind w:firstLine="560" w:firstLineChars="0"/>
        <w:outlineLvl w:val="1"/>
        <w:rPr>
          <w:rFonts w:ascii="楷体_GB2312" w:eastAsia="楷体_GB2312"/>
          <w:color w:val="000000"/>
          <w:sz w:val="28"/>
          <w:szCs w:val="28"/>
        </w:rPr>
      </w:pPr>
      <w:r>
        <w:rPr>
          <w:rFonts w:hint="eastAsia" w:ascii="楷体_GB2312" w:eastAsia="楷体_GB2312"/>
          <w:color w:val="000000"/>
          <w:sz w:val="28"/>
          <w:szCs w:val="28"/>
        </w:rPr>
        <w:t>测试使用的交易网关、</w:t>
      </w:r>
      <w:r>
        <w:rPr>
          <w:rFonts w:ascii="楷体_GB2312" w:eastAsia="楷体_GB2312"/>
          <w:color w:val="000000"/>
          <w:sz w:val="28"/>
          <w:szCs w:val="28"/>
        </w:rPr>
        <w:t>交易单元</w:t>
      </w:r>
      <w:r>
        <w:rPr>
          <w:rFonts w:hint="eastAsia" w:ascii="楷体_GB2312" w:eastAsia="楷体_GB2312"/>
          <w:color w:val="000000"/>
          <w:sz w:val="28"/>
          <w:szCs w:val="28"/>
        </w:rPr>
        <w:t>、交易单元与交易网关绑定关系、衍生品结算账号、衍生品合约账户、做市商相关信息、ETF的PD券商名单均与202</w:t>
      </w:r>
      <w:r>
        <w:rPr>
          <w:rFonts w:ascii="楷体_GB2312" w:eastAsia="楷体_GB2312"/>
          <w:color w:val="000000"/>
          <w:sz w:val="28"/>
          <w:szCs w:val="28"/>
        </w:rPr>
        <w:t>2</w:t>
      </w:r>
      <w:r>
        <w:rPr>
          <w:rFonts w:hint="eastAsia" w:ascii="楷体_GB2312" w:eastAsia="楷体_GB2312"/>
          <w:color w:val="000000"/>
          <w:sz w:val="28"/>
          <w:szCs w:val="28"/>
        </w:rPr>
        <w:t>年7</w:t>
      </w:r>
      <w:r>
        <w:rPr>
          <w:rFonts w:ascii="楷体_GB2312" w:eastAsia="楷体_GB2312"/>
          <w:color w:val="000000"/>
          <w:sz w:val="28"/>
          <w:szCs w:val="28"/>
        </w:rPr>
        <w:t>月</w:t>
      </w:r>
      <w:r>
        <w:rPr>
          <w:rFonts w:hint="eastAsia" w:ascii="楷体_GB2312" w:eastAsia="楷体_GB2312"/>
          <w:color w:val="000000"/>
          <w:sz w:val="28"/>
          <w:szCs w:val="28"/>
        </w:rPr>
        <w:t>11</w:t>
      </w:r>
      <w:r>
        <w:rPr>
          <w:rFonts w:ascii="楷体_GB2312" w:eastAsia="楷体_GB2312"/>
          <w:color w:val="000000"/>
          <w:sz w:val="28"/>
          <w:szCs w:val="28"/>
        </w:rPr>
        <w:t>日</w:t>
      </w:r>
      <w:r>
        <w:rPr>
          <w:rFonts w:hint="eastAsia" w:ascii="楷体_GB2312" w:eastAsia="楷体_GB2312"/>
          <w:color w:val="000000"/>
          <w:sz w:val="28"/>
          <w:szCs w:val="28"/>
        </w:rPr>
        <w:t>（星期一）生产系统保持一致。</w:t>
      </w:r>
    </w:p>
    <w:p>
      <w:pPr>
        <w:pStyle w:val="27"/>
        <w:numPr>
          <w:ilvl w:val="0"/>
          <w:numId w:val="6"/>
        </w:numPr>
        <w:spacing w:line="560" w:lineRule="exact"/>
        <w:ind w:firstLine="560" w:firstLineChars="0"/>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27"/>
        <w:numPr>
          <w:ilvl w:val="255"/>
          <w:numId w:val="0"/>
        </w:numPr>
        <w:spacing w:line="560" w:lineRule="exact"/>
        <w:ind w:firstLine="560" w:firstLineChars="200"/>
        <w:rPr>
          <w:rFonts w:ascii="楷体_GB2312" w:eastAsia="楷体_GB2312"/>
          <w:color w:val="000000"/>
          <w:sz w:val="28"/>
          <w:szCs w:val="28"/>
        </w:rPr>
      </w:pPr>
      <w:r>
        <w:rPr>
          <w:rFonts w:hint="eastAsia" w:ascii="楷体_GB2312" w:eastAsia="楷体_GB2312"/>
          <w:color w:val="000000"/>
          <w:sz w:val="28"/>
          <w:szCs w:val="28"/>
        </w:rPr>
        <w:t>所有ETF测试使用的PCF/IOPV文件与2022年7月8日（星期五）交易生产系统保持一致，所有基金管理人均无需上传全网测试使用的PCF/IOPV文件。</w:t>
      </w:r>
    </w:p>
    <w:p>
      <w:pPr>
        <w:pStyle w:val="27"/>
        <w:numPr>
          <w:ilvl w:val="0"/>
          <w:numId w:val="6"/>
        </w:numPr>
        <w:spacing w:line="560" w:lineRule="exact"/>
        <w:ind w:firstLine="560" w:firstLineChars="0"/>
        <w:outlineLvl w:val="1"/>
        <w:rPr>
          <w:color w:val="000000"/>
          <w:sz w:val="28"/>
          <w:szCs w:val="28"/>
        </w:rPr>
      </w:pPr>
      <w:r>
        <w:rPr>
          <w:rFonts w:hint="eastAsia" w:ascii="楷体_GB2312" w:eastAsia="楷体_GB2312"/>
          <w:color w:val="000000"/>
          <w:sz w:val="28"/>
          <w:szCs w:val="28"/>
        </w:rPr>
        <w:t>新增测试专用证券账户</w:t>
      </w:r>
    </w:p>
    <w:p>
      <w:pPr>
        <w:pStyle w:val="27"/>
        <w:ind w:firstLine="560"/>
        <w:rPr>
          <w:rFonts w:ascii="楷体_GB2312" w:hAnsi="楷体_GB2312" w:eastAsia="楷体_GB2312" w:cs="楷体_GB2312"/>
        </w:rPr>
      </w:pPr>
      <w:r>
        <w:rPr>
          <w:rFonts w:hint="eastAsia" w:ascii="楷体_GB2312" w:hAnsi="楷体_GB2312" w:eastAsia="楷体_GB2312" w:cs="楷体_GB2312"/>
          <w:color w:val="000000"/>
          <w:sz w:val="28"/>
        </w:rPr>
        <w:t>新增测试专用证券账户（以下简称测试账户）：0809900000—0809900001（A股法人），0199900000-0199900001（A股个人）。</w:t>
      </w:r>
    </w:p>
    <w:p>
      <w:pPr>
        <w:pStyle w:val="27"/>
        <w:numPr>
          <w:ilvl w:val="0"/>
          <w:numId w:val="6"/>
        </w:numPr>
        <w:spacing w:line="560" w:lineRule="exact"/>
        <w:ind w:left="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可转债上市交易业务参数</w:t>
      </w:r>
    </w:p>
    <w:tbl>
      <w:tblPr>
        <w:tblStyle w:val="1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087"/>
        <w:gridCol w:w="982"/>
        <w:gridCol w:w="1597"/>
        <w:gridCol w:w="1384"/>
        <w:gridCol w:w="1187"/>
        <w:gridCol w:w="1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BEBEBE" w:themeFill="background1" w:themeFillShade="BF"/>
            <w:vAlign w:val="center"/>
          </w:tcPr>
          <w:p>
            <w:pPr>
              <w:jc w:val="center"/>
              <w:rPr>
                <w:rFonts w:ascii="楷体" w:hAnsi="楷体" w:eastAsia="楷体"/>
                <w:b/>
                <w:bCs/>
                <w:color w:val="000000"/>
                <w:kern w:val="0"/>
                <w:szCs w:val="21"/>
              </w:rPr>
            </w:pPr>
            <w:r>
              <w:rPr>
                <w:rFonts w:hint="eastAsia" w:ascii="楷体" w:hAnsi="楷体" w:eastAsia="楷体"/>
                <w:b/>
                <w:bCs/>
                <w:color w:val="000000"/>
                <w:kern w:val="0"/>
                <w:szCs w:val="21"/>
              </w:rPr>
              <w:t>证券代码</w:t>
            </w:r>
          </w:p>
        </w:tc>
        <w:tc>
          <w:tcPr>
            <w:tcW w:w="1087" w:type="dxa"/>
            <w:shd w:val="clear" w:color="auto" w:fill="BEBEBE" w:themeFill="background1" w:themeFillShade="BF"/>
            <w:vAlign w:val="center"/>
          </w:tcPr>
          <w:p>
            <w:pPr>
              <w:jc w:val="center"/>
              <w:rPr>
                <w:rFonts w:ascii="楷体" w:hAnsi="楷体" w:eastAsia="楷体"/>
                <w:b/>
                <w:bCs/>
                <w:color w:val="000000"/>
                <w:kern w:val="0"/>
                <w:szCs w:val="21"/>
              </w:rPr>
            </w:pPr>
            <w:r>
              <w:rPr>
                <w:rFonts w:hint="eastAsia" w:ascii="楷体" w:hAnsi="楷体" w:eastAsia="楷体"/>
                <w:b/>
                <w:bCs/>
                <w:color w:val="000000"/>
                <w:kern w:val="0"/>
                <w:szCs w:val="21"/>
              </w:rPr>
              <w:t>证券简称</w:t>
            </w:r>
          </w:p>
        </w:tc>
        <w:tc>
          <w:tcPr>
            <w:tcW w:w="982" w:type="dxa"/>
            <w:shd w:val="clear" w:color="auto" w:fill="BEBEBE" w:themeFill="background1" w:themeFillShade="BF"/>
            <w:vAlign w:val="center"/>
          </w:tcPr>
          <w:p>
            <w:pPr>
              <w:jc w:val="center"/>
              <w:rPr>
                <w:rFonts w:ascii="楷体" w:hAnsi="楷体" w:eastAsia="楷体"/>
                <w:b/>
                <w:bCs/>
                <w:color w:val="000000"/>
                <w:kern w:val="0"/>
                <w:szCs w:val="21"/>
              </w:rPr>
            </w:pPr>
            <w:r>
              <w:rPr>
                <w:rFonts w:hint="eastAsia" w:ascii="楷体" w:hAnsi="楷体" w:eastAsia="楷体"/>
                <w:b/>
                <w:bCs/>
                <w:color w:val="000000"/>
                <w:kern w:val="0"/>
                <w:szCs w:val="21"/>
              </w:rPr>
              <w:t>基础证券代码</w:t>
            </w:r>
          </w:p>
        </w:tc>
        <w:tc>
          <w:tcPr>
            <w:tcW w:w="1597" w:type="dxa"/>
            <w:shd w:val="clear" w:color="auto" w:fill="BEBEBE" w:themeFill="background1" w:themeFillShade="BF"/>
            <w:vAlign w:val="center"/>
          </w:tcPr>
          <w:p>
            <w:pPr>
              <w:jc w:val="center"/>
              <w:rPr>
                <w:rFonts w:ascii="楷体" w:hAnsi="楷体" w:eastAsia="楷体"/>
                <w:b/>
                <w:bCs/>
                <w:color w:val="000000"/>
                <w:kern w:val="0"/>
                <w:szCs w:val="21"/>
              </w:rPr>
            </w:pPr>
            <w:r>
              <w:rPr>
                <w:rFonts w:hint="eastAsia" w:ascii="楷体" w:hAnsi="楷体" w:eastAsia="楷体"/>
                <w:b/>
                <w:bCs/>
                <w:color w:val="000000"/>
                <w:kern w:val="0"/>
                <w:szCs w:val="21"/>
              </w:rPr>
              <w:t>开盘参考价（元）</w:t>
            </w:r>
          </w:p>
        </w:tc>
        <w:tc>
          <w:tcPr>
            <w:tcW w:w="1384" w:type="dxa"/>
            <w:shd w:val="clear" w:color="auto" w:fill="BEBEBE" w:themeFill="background1" w:themeFillShade="BF"/>
            <w:vAlign w:val="center"/>
          </w:tcPr>
          <w:p>
            <w:pPr>
              <w:jc w:val="center"/>
              <w:rPr>
                <w:rFonts w:ascii="楷体" w:hAnsi="楷体" w:eastAsia="楷体"/>
                <w:b/>
                <w:bCs/>
                <w:color w:val="000000"/>
                <w:kern w:val="0"/>
                <w:szCs w:val="21"/>
              </w:rPr>
            </w:pPr>
            <w:r>
              <w:rPr>
                <w:rFonts w:hint="eastAsia" w:ascii="楷体" w:hAnsi="楷体" w:eastAsia="楷体"/>
                <w:b/>
                <w:bCs/>
                <w:color w:val="000000"/>
                <w:kern w:val="0"/>
                <w:szCs w:val="21"/>
              </w:rPr>
              <w:t>当前票面利率（%）</w:t>
            </w:r>
          </w:p>
        </w:tc>
        <w:tc>
          <w:tcPr>
            <w:tcW w:w="1187" w:type="dxa"/>
            <w:shd w:val="clear" w:color="auto" w:fill="BEBEBE" w:themeFill="background1" w:themeFillShade="BF"/>
            <w:vAlign w:val="center"/>
          </w:tcPr>
          <w:p>
            <w:pPr>
              <w:jc w:val="center"/>
              <w:rPr>
                <w:rFonts w:ascii="楷体" w:hAnsi="楷体" w:eastAsia="楷体"/>
                <w:b/>
                <w:bCs/>
                <w:color w:val="000000"/>
                <w:kern w:val="0"/>
                <w:szCs w:val="21"/>
              </w:rPr>
            </w:pPr>
            <w:r>
              <w:rPr>
                <w:rFonts w:hint="eastAsia" w:ascii="楷体" w:hAnsi="楷体" w:eastAsia="楷体"/>
                <w:b/>
                <w:bCs/>
                <w:color w:val="000000"/>
                <w:kern w:val="0"/>
                <w:szCs w:val="21"/>
              </w:rPr>
              <w:t>上市日期</w:t>
            </w:r>
          </w:p>
        </w:tc>
        <w:tc>
          <w:tcPr>
            <w:tcW w:w="1184" w:type="dxa"/>
            <w:shd w:val="clear" w:color="auto" w:fill="BEBEBE" w:themeFill="background1" w:themeFillShade="BF"/>
            <w:vAlign w:val="center"/>
          </w:tcPr>
          <w:p>
            <w:pPr>
              <w:jc w:val="center"/>
              <w:rPr>
                <w:rFonts w:ascii="楷体" w:hAnsi="楷体" w:eastAsia="楷体"/>
                <w:b/>
                <w:bCs/>
                <w:color w:val="000000"/>
                <w:kern w:val="0"/>
                <w:szCs w:val="21"/>
              </w:rPr>
            </w:pPr>
            <w:r>
              <w:rPr>
                <w:rFonts w:hint="eastAsia" w:ascii="楷体" w:hAnsi="楷体" w:eastAsia="楷体"/>
                <w:b/>
                <w:bCs/>
                <w:color w:val="000000"/>
                <w:kern w:val="0"/>
                <w:szCs w:val="21"/>
              </w:rPr>
              <w:t>到期日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123999</w:t>
            </w:r>
          </w:p>
        </w:tc>
        <w:tc>
          <w:tcPr>
            <w:tcW w:w="108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转债测1</w:t>
            </w:r>
          </w:p>
        </w:tc>
        <w:tc>
          <w:tcPr>
            <w:tcW w:w="982"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300999</w:t>
            </w:r>
          </w:p>
        </w:tc>
        <w:tc>
          <w:tcPr>
            <w:tcW w:w="159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100</w:t>
            </w:r>
          </w:p>
        </w:tc>
        <w:tc>
          <w:tcPr>
            <w:tcW w:w="1384"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1.00</w:t>
            </w:r>
          </w:p>
        </w:tc>
        <w:tc>
          <w:tcPr>
            <w:tcW w:w="118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2022.7.9</w:t>
            </w:r>
          </w:p>
        </w:tc>
        <w:tc>
          <w:tcPr>
            <w:tcW w:w="1184"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2023.7.9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127999</w:t>
            </w:r>
          </w:p>
        </w:tc>
        <w:tc>
          <w:tcPr>
            <w:tcW w:w="108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转债测2</w:t>
            </w:r>
          </w:p>
        </w:tc>
        <w:tc>
          <w:tcPr>
            <w:tcW w:w="982"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000999</w:t>
            </w:r>
          </w:p>
        </w:tc>
        <w:tc>
          <w:tcPr>
            <w:tcW w:w="159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100</w:t>
            </w:r>
          </w:p>
        </w:tc>
        <w:tc>
          <w:tcPr>
            <w:tcW w:w="1384"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1.00</w:t>
            </w:r>
          </w:p>
        </w:tc>
        <w:tc>
          <w:tcPr>
            <w:tcW w:w="118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2022.7.9</w:t>
            </w:r>
          </w:p>
        </w:tc>
        <w:tc>
          <w:tcPr>
            <w:tcW w:w="1184"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2022.7.10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128999</w:t>
            </w:r>
          </w:p>
        </w:tc>
        <w:tc>
          <w:tcPr>
            <w:tcW w:w="108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转债测3</w:t>
            </w:r>
          </w:p>
        </w:tc>
        <w:tc>
          <w:tcPr>
            <w:tcW w:w="982"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002999</w:t>
            </w:r>
          </w:p>
        </w:tc>
        <w:tc>
          <w:tcPr>
            <w:tcW w:w="159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100</w:t>
            </w:r>
          </w:p>
        </w:tc>
        <w:tc>
          <w:tcPr>
            <w:tcW w:w="1384"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1.00</w:t>
            </w:r>
          </w:p>
        </w:tc>
        <w:tc>
          <w:tcPr>
            <w:tcW w:w="1187"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2022.7.9</w:t>
            </w:r>
          </w:p>
        </w:tc>
        <w:tc>
          <w:tcPr>
            <w:tcW w:w="1184" w:type="dxa"/>
            <w:vAlign w:val="center"/>
          </w:tcPr>
          <w:p>
            <w:pPr>
              <w:jc w:val="center"/>
              <w:rPr>
                <w:rFonts w:ascii="楷体" w:hAnsi="楷体" w:eastAsia="楷体"/>
                <w:color w:val="000000"/>
                <w:kern w:val="0"/>
                <w:szCs w:val="21"/>
              </w:rPr>
            </w:pPr>
            <w:r>
              <w:rPr>
                <w:rFonts w:hint="eastAsia" w:ascii="楷体" w:hAnsi="楷体" w:eastAsia="楷体"/>
                <w:color w:val="000000"/>
                <w:kern w:val="0"/>
                <w:szCs w:val="21"/>
              </w:rPr>
              <w:t>2023.7.9</w:t>
            </w:r>
          </w:p>
        </w:tc>
      </w:tr>
    </w:tbl>
    <w:p>
      <w:pPr>
        <w:pStyle w:val="27"/>
        <w:numPr>
          <w:ilvl w:val="255"/>
          <w:numId w:val="0"/>
        </w:numPr>
        <w:ind w:firstLine="560" w:firstLineChars="200"/>
        <w:jc w:val="left"/>
        <w:rPr>
          <w:rFonts w:ascii="楷体_GB2312" w:hAnsi="楷体_GB2312" w:eastAsia="楷体_GB2312" w:cs="楷体_GB2312"/>
          <w:color w:val="000000"/>
          <w:sz w:val="28"/>
        </w:rPr>
      </w:pPr>
      <w:r>
        <w:rPr>
          <w:rFonts w:hint="eastAsia" w:ascii="楷体_GB2312" w:hAnsi="楷体_GB2312" w:eastAsia="楷体_GB2312" w:cs="楷体_GB2312"/>
          <w:color w:val="000000"/>
          <w:sz w:val="28"/>
        </w:rPr>
        <w:t>中国结算深圳分公司为测试账户在每个有效的A股托管单元新增登记上述证券的无限售流通份额10</w:t>
      </w:r>
      <w:r>
        <w:rPr>
          <w:rFonts w:ascii="楷体_GB2312" w:hAnsi="楷体_GB2312" w:eastAsia="楷体_GB2312" w:cs="楷体_GB2312"/>
          <w:color w:val="000000"/>
          <w:sz w:val="28"/>
        </w:rPr>
        <w:t>,000张</w:t>
      </w:r>
      <w:r>
        <w:rPr>
          <w:rFonts w:hint="eastAsia" w:ascii="楷体_GB2312" w:hAnsi="楷体_GB2312" w:eastAsia="楷体_GB2312" w:cs="楷体_GB2312"/>
          <w:color w:val="000000"/>
          <w:sz w:val="28"/>
        </w:rPr>
        <w:t>。</w:t>
      </w:r>
    </w:p>
    <w:p>
      <w:pPr>
        <w:pStyle w:val="27"/>
        <w:numPr>
          <w:ilvl w:val="0"/>
          <w:numId w:val="6"/>
        </w:numPr>
        <w:spacing w:line="560" w:lineRule="exact"/>
        <w:ind w:left="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定向可转债挂牌转让业务参数</w:t>
      </w:r>
    </w:p>
    <w:tbl>
      <w:tblPr>
        <w:tblStyle w:val="12"/>
        <w:tblW w:w="86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7"/>
        <w:gridCol w:w="1107"/>
        <w:gridCol w:w="975"/>
        <w:gridCol w:w="1530"/>
        <w:gridCol w:w="2367"/>
        <w:gridCol w:w="1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7" w:type="dxa"/>
            <w:shd w:val="clear" w:color="auto" w:fill="BEBEBE" w:themeFill="background1" w:themeFillShade="BF"/>
            <w:vAlign w:val="center"/>
          </w:tcPr>
          <w:p>
            <w:pPr>
              <w:widowControl/>
              <w:jc w:val="center"/>
              <w:rPr>
                <w:rFonts w:ascii="楷体" w:hAnsi="楷体" w:eastAsia="楷体"/>
                <w:b/>
                <w:bCs/>
                <w:color w:val="000000"/>
                <w:kern w:val="0"/>
                <w:szCs w:val="21"/>
              </w:rPr>
            </w:pPr>
            <w:r>
              <w:rPr>
                <w:rFonts w:hint="eastAsia" w:ascii="楷体" w:hAnsi="楷体" w:eastAsia="楷体"/>
                <w:b/>
                <w:bCs/>
                <w:color w:val="000000"/>
                <w:kern w:val="0"/>
                <w:szCs w:val="21"/>
              </w:rPr>
              <w:t>证券代码</w:t>
            </w:r>
          </w:p>
        </w:tc>
        <w:tc>
          <w:tcPr>
            <w:tcW w:w="1107" w:type="dxa"/>
            <w:shd w:val="clear" w:color="auto" w:fill="BEBEBE" w:themeFill="background1" w:themeFillShade="BF"/>
            <w:vAlign w:val="center"/>
          </w:tcPr>
          <w:p>
            <w:pPr>
              <w:widowControl/>
              <w:jc w:val="center"/>
              <w:rPr>
                <w:rFonts w:ascii="楷体" w:hAnsi="楷体" w:eastAsia="楷体"/>
                <w:b/>
                <w:bCs/>
                <w:color w:val="000000"/>
                <w:kern w:val="0"/>
                <w:szCs w:val="21"/>
              </w:rPr>
            </w:pPr>
            <w:r>
              <w:rPr>
                <w:rFonts w:hint="eastAsia" w:ascii="楷体" w:hAnsi="楷体" w:eastAsia="楷体"/>
                <w:b/>
                <w:bCs/>
                <w:color w:val="000000"/>
                <w:kern w:val="0"/>
                <w:szCs w:val="21"/>
              </w:rPr>
              <w:t>证券简称</w:t>
            </w:r>
          </w:p>
        </w:tc>
        <w:tc>
          <w:tcPr>
            <w:tcW w:w="975" w:type="dxa"/>
            <w:shd w:val="clear" w:color="auto" w:fill="BEBEBE" w:themeFill="background1" w:themeFillShade="BF"/>
            <w:vAlign w:val="center"/>
          </w:tcPr>
          <w:p>
            <w:pPr>
              <w:widowControl/>
              <w:jc w:val="center"/>
              <w:rPr>
                <w:rFonts w:ascii="楷体" w:hAnsi="楷体" w:eastAsia="楷体"/>
                <w:b/>
                <w:bCs/>
                <w:color w:val="000000"/>
                <w:kern w:val="0"/>
                <w:szCs w:val="21"/>
              </w:rPr>
            </w:pPr>
            <w:r>
              <w:rPr>
                <w:rFonts w:hint="eastAsia" w:ascii="楷体" w:hAnsi="楷体" w:eastAsia="楷体"/>
                <w:b/>
                <w:bCs/>
                <w:color w:val="000000"/>
                <w:kern w:val="0"/>
                <w:szCs w:val="21"/>
              </w:rPr>
              <w:t>基础证券代码</w:t>
            </w:r>
          </w:p>
        </w:tc>
        <w:tc>
          <w:tcPr>
            <w:tcW w:w="1530" w:type="dxa"/>
            <w:shd w:val="clear" w:color="auto" w:fill="BEBEBE" w:themeFill="background1" w:themeFillShade="BF"/>
            <w:vAlign w:val="center"/>
          </w:tcPr>
          <w:p>
            <w:pPr>
              <w:jc w:val="center"/>
              <w:rPr>
                <w:b/>
                <w:bCs/>
              </w:rPr>
            </w:pPr>
            <w:r>
              <w:rPr>
                <w:rFonts w:hint="eastAsia" w:ascii="楷体" w:hAnsi="楷体" w:eastAsia="楷体"/>
                <w:b/>
                <w:bCs/>
                <w:color w:val="000000"/>
                <w:kern w:val="0"/>
                <w:szCs w:val="21"/>
              </w:rPr>
              <w:t>开盘参考价（元）</w:t>
            </w:r>
          </w:p>
        </w:tc>
        <w:tc>
          <w:tcPr>
            <w:tcW w:w="2367" w:type="dxa"/>
            <w:shd w:val="clear" w:color="auto" w:fill="BEBEBE" w:themeFill="background1" w:themeFillShade="BF"/>
            <w:vAlign w:val="center"/>
          </w:tcPr>
          <w:p>
            <w:pPr>
              <w:widowControl/>
              <w:jc w:val="center"/>
              <w:rPr>
                <w:rFonts w:ascii="楷体" w:hAnsi="楷体" w:eastAsia="楷体"/>
                <w:b/>
                <w:bCs/>
                <w:color w:val="000000"/>
                <w:kern w:val="0"/>
                <w:szCs w:val="21"/>
              </w:rPr>
            </w:pPr>
            <w:r>
              <w:rPr>
                <w:rFonts w:hint="eastAsia" w:ascii="楷体" w:hAnsi="楷体" w:eastAsia="楷体"/>
                <w:b/>
                <w:bCs/>
                <w:color w:val="000000"/>
                <w:kern w:val="0"/>
                <w:szCs w:val="21"/>
              </w:rPr>
              <w:t>用途类型</w:t>
            </w:r>
          </w:p>
        </w:tc>
        <w:tc>
          <w:tcPr>
            <w:tcW w:w="1536" w:type="dxa"/>
            <w:shd w:val="clear" w:color="auto" w:fill="BEBEBE" w:themeFill="background1" w:themeFillShade="BF"/>
            <w:vAlign w:val="center"/>
          </w:tcPr>
          <w:p>
            <w:pPr>
              <w:widowControl/>
              <w:jc w:val="center"/>
              <w:rPr>
                <w:rFonts w:ascii="楷体" w:hAnsi="楷体" w:eastAsia="楷体"/>
                <w:b/>
                <w:bCs/>
                <w:color w:val="000000"/>
                <w:kern w:val="0"/>
                <w:szCs w:val="21"/>
              </w:rPr>
            </w:pPr>
            <w:r>
              <w:rPr>
                <w:rFonts w:hint="eastAsia" w:ascii="楷体" w:hAnsi="楷体" w:eastAsia="楷体"/>
                <w:b/>
                <w:bCs/>
                <w:color w:val="000000"/>
                <w:kern w:val="0"/>
                <w:szCs w:val="21"/>
              </w:rPr>
              <w:t>挂牌转让首日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8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124999</w:t>
            </w:r>
          </w:p>
        </w:tc>
        <w:tc>
          <w:tcPr>
            <w:tcW w:w="110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定转测01</w:t>
            </w:r>
          </w:p>
        </w:tc>
        <w:tc>
          <w:tcPr>
            <w:tcW w:w="975"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300001</w:t>
            </w:r>
          </w:p>
        </w:tc>
        <w:tc>
          <w:tcPr>
            <w:tcW w:w="1530" w:type="dxa"/>
            <w:vAlign w:val="center"/>
          </w:tcPr>
          <w:p>
            <w:pPr>
              <w:jc w:val="center"/>
            </w:pPr>
            <w:r>
              <w:rPr>
                <w:rFonts w:hint="eastAsia" w:ascii="楷体" w:hAnsi="楷体" w:eastAsia="楷体"/>
                <w:color w:val="000000"/>
                <w:kern w:val="0"/>
                <w:szCs w:val="21"/>
              </w:rPr>
              <w:t>100</w:t>
            </w:r>
          </w:p>
        </w:tc>
        <w:tc>
          <w:tcPr>
            <w:tcW w:w="236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再融资定向可转债</w:t>
            </w:r>
          </w:p>
        </w:tc>
        <w:tc>
          <w:tcPr>
            <w:tcW w:w="153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lang w:bidi="ar"/>
              </w:rPr>
              <w:t>2022/7/9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08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124998</w:t>
            </w:r>
          </w:p>
        </w:tc>
        <w:tc>
          <w:tcPr>
            <w:tcW w:w="110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定转测02</w:t>
            </w:r>
          </w:p>
        </w:tc>
        <w:tc>
          <w:tcPr>
            <w:tcW w:w="975"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002008</w:t>
            </w:r>
          </w:p>
        </w:tc>
        <w:tc>
          <w:tcPr>
            <w:tcW w:w="1530" w:type="dxa"/>
            <w:vAlign w:val="center"/>
          </w:tcPr>
          <w:p>
            <w:pPr>
              <w:jc w:val="center"/>
            </w:pPr>
            <w:r>
              <w:rPr>
                <w:rFonts w:hint="eastAsia" w:ascii="楷体" w:hAnsi="楷体" w:eastAsia="楷体"/>
                <w:color w:val="000000"/>
                <w:kern w:val="0"/>
                <w:szCs w:val="21"/>
              </w:rPr>
              <w:t>100</w:t>
            </w:r>
          </w:p>
        </w:tc>
        <w:tc>
          <w:tcPr>
            <w:tcW w:w="236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配套融资定向可转债</w:t>
            </w:r>
          </w:p>
        </w:tc>
        <w:tc>
          <w:tcPr>
            <w:tcW w:w="153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lang w:bidi="ar"/>
              </w:rPr>
              <w:t>2022/7/9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124997</w:t>
            </w:r>
          </w:p>
        </w:tc>
        <w:tc>
          <w:tcPr>
            <w:tcW w:w="110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定转测03</w:t>
            </w:r>
          </w:p>
        </w:tc>
        <w:tc>
          <w:tcPr>
            <w:tcW w:w="975"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000034</w:t>
            </w:r>
          </w:p>
        </w:tc>
        <w:tc>
          <w:tcPr>
            <w:tcW w:w="1530" w:type="dxa"/>
            <w:vAlign w:val="center"/>
          </w:tcPr>
          <w:p>
            <w:pPr>
              <w:jc w:val="center"/>
            </w:pPr>
            <w:r>
              <w:rPr>
                <w:rFonts w:hint="eastAsia" w:ascii="楷体" w:hAnsi="楷体" w:eastAsia="楷体"/>
                <w:color w:val="000000"/>
                <w:kern w:val="0"/>
                <w:szCs w:val="21"/>
              </w:rPr>
              <w:t>100</w:t>
            </w:r>
          </w:p>
        </w:tc>
        <w:tc>
          <w:tcPr>
            <w:tcW w:w="236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资产对价定向可转债</w:t>
            </w:r>
          </w:p>
        </w:tc>
        <w:tc>
          <w:tcPr>
            <w:tcW w:w="153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lang w:bidi="ar"/>
              </w:rPr>
              <w:t>2022/7/9</w:t>
            </w:r>
          </w:p>
        </w:tc>
      </w:tr>
    </w:tbl>
    <w:p>
      <w:pPr>
        <w:pStyle w:val="27"/>
        <w:numPr>
          <w:ilvl w:val="255"/>
          <w:numId w:val="0"/>
        </w:numPr>
        <w:ind w:firstLine="560" w:firstLineChars="200"/>
        <w:jc w:val="left"/>
        <w:rPr>
          <w:rFonts w:ascii="楷体_GB2312" w:hAnsi="楷体_GB2312" w:eastAsia="楷体_GB2312" w:cs="楷体_GB2312"/>
          <w:color w:val="000000"/>
          <w:sz w:val="28"/>
        </w:rPr>
      </w:pPr>
      <w:r>
        <w:rPr>
          <w:rFonts w:hint="eastAsia" w:ascii="楷体_GB2312" w:hAnsi="楷体_GB2312" w:eastAsia="楷体_GB2312" w:cs="楷体_GB2312"/>
          <w:color w:val="000000"/>
          <w:sz w:val="28"/>
        </w:rPr>
        <w:t>中国结算深圳分公司为测试账户在每个有效的A股托管单元新增登记上述证券股份性质00和01的持仓各</w:t>
      </w:r>
      <w:r>
        <w:rPr>
          <w:rFonts w:ascii="楷体_GB2312" w:hAnsi="楷体_GB2312" w:eastAsia="楷体_GB2312" w:cs="楷体_GB2312"/>
          <w:color w:val="000000"/>
          <w:sz w:val="28"/>
        </w:rPr>
        <w:t>10,000张</w:t>
      </w:r>
      <w:r>
        <w:rPr>
          <w:rFonts w:hint="eastAsia" w:ascii="楷体_GB2312" w:hAnsi="楷体_GB2312" w:eastAsia="楷体_GB2312" w:cs="楷体_GB2312"/>
          <w:color w:val="000000"/>
          <w:sz w:val="28"/>
        </w:rPr>
        <w:t>。</w:t>
      </w:r>
    </w:p>
    <w:p>
      <w:pPr>
        <w:pStyle w:val="27"/>
        <w:numPr>
          <w:ilvl w:val="0"/>
          <w:numId w:val="6"/>
        </w:numPr>
        <w:spacing w:line="560" w:lineRule="exact"/>
        <w:ind w:firstLine="560" w:firstLineChars="0"/>
        <w:outlineLvl w:val="1"/>
        <w:rPr>
          <w:rFonts w:ascii="楷体_GB2312" w:eastAsia="楷体_GB2312"/>
          <w:color w:val="000000"/>
          <w:sz w:val="28"/>
          <w:szCs w:val="28"/>
        </w:rPr>
      </w:pPr>
      <w:r>
        <w:rPr>
          <w:rFonts w:hint="eastAsia" w:ascii="楷体_GB2312" w:eastAsia="楷体_GB2312"/>
          <w:color w:val="000000"/>
          <w:sz w:val="28"/>
          <w:szCs w:val="28"/>
        </w:rPr>
        <w:t>债券借贷业务参数</w:t>
      </w:r>
    </w:p>
    <w:p>
      <w:pPr>
        <w:pStyle w:val="27"/>
        <w:numPr>
          <w:ilvl w:val="0"/>
          <w:numId w:val="7"/>
        </w:numPr>
        <w:ind w:firstLine="0" w:firstLineChars="0"/>
        <w:outlineLvl w:val="2"/>
        <w:rPr>
          <w:rFonts w:ascii="楷体_GB2312" w:eastAsia="楷体_GB2312"/>
          <w:color w:val="000000"/>
          <w:sz w:val="28"/>
          <w:szCs w:val="28"/>
        </w:rPr>
      </w:pPr>
      <w:r>
        <w:rPr>
          <w:rFonts w:hint="eastAsia" w:ascii="楷体_GB2312" w:eastAsia="楷体_GB2312"/>
          <w:color w:val="000000"/>
          <w:sz w:val="28"/>
          <w:szCs w:val="28"/>
        </w:rPr>
        <w:t>交易主体</w:t>
      </w:r>
    </w:p>
    <w:p>
      <w:pPr>
        <w:pStyle w:val="27"/>
        <w:ind w:firstLine="560"/>
        <w:rPr>
          <w:rFonts w:ascii="楷体_GB2312" w:hAnsi="楷体_GB2312" w:eastAsia="楷体_GB2312" w:cs="楷体_GB2312"/>
          <w:color w:val="000000"/>
          <w:sz w:val="28"/>
        </w:rPr>
      </w:pPr>
      <w:r>
        <w:rPr>
          <w:rFonts w:hint="eastAsia" w:ascii="楷体_GB2312" w:hAnsi="楷体_GB2312" w:eastAsia="楷体_GB2312" w:cs="楷体_GB2312"/>
          <w:color w:val="000000"/>
          <w:sz w:val="28"/>
        </w:rPr>
        <w:t>拟使用测试账户的参测机构，应提前在固定收益品种业务专区交易主体报备页面中报备“机构经纪”交易主体类型，并在提交委托申报时在“交易主体类型”要素中选择“机构经纪”。</w:t>
      </w:r>
    </w:p>
    <w:p>
      <w:pPr>
        <w:pStyle w:val="27"/>
        <w:numPr>
          <w:ilvl w:val="0"/>
          <w:numId w:val="7"/>
        </w:numPr>
        <w:ind w:firstLine="0" w:firstLineChars="0"/>
        <w:outlineLvl w:val="2"/>
        <w:rPr>
          <w:rFonts w:ascii="楷体_GB2312" w:eastAsia="楷体_GB2312"/>
          <w:color w:val="000000"/>
          <w:sz w:val="28"/>
          <w:szCs w:val="28"/>
        </w:rPr>
      </w:pPr>
      <w:r>
        <w:rPr>
          <w:rFonts w:hint="eastAsia" w:ascii="楷体_GB2312" w:eastAsia="楷体_GB2312"/>
          <w:color w:val="000000"/>
          <w:sz w:val="28"/>
          <w:szCs w:val="28"/>
        </w:rPr>
        <w:t>测试证券代码及持仓</w:t>
      </w:r>
    </w:p>
    <w:p>
      <w:pPr>
        <w:pStyle w:val="27"/>
        <w:ind w:firstLine="560"/>
        <w:rPr>
          <w:rFonts w:ascii="楷体_GB2312" w:hAnsi="楷体_GB2312" w:eastAsia="楷体_GB2312" w:cs="楷体_GB2312"/>
          <w:color w:val="000000"/>
          <w:sz w:val="28"/>
        </w:rPr>
      </w:pPr>
      <w:r>
        <w:rPr>
          <w:rFonts w:hint="eastAsia" w:ascii="楷体_GB2312" w:hAnsi="楷体_GB2312" w:eastAsia="楷体_GB2312" w:cs="楷体_GB2312"/>
          <w:color w:val="000000"/>
          <w:sz w:val="28"/>
        </w:rPr>
        <w:t>标的券清单、质押券清单既包括上述新增的可转债、定向可转债，也包括且不限于下表的证券。为便于市场充分测试，中国结算深圳分公司还专门为测试账户安排初始持仓如下：</w:t>
      </w:r>
    </w:p>
    <w:tbl>
      <w:tblPr>
        <w:tblStyle w:val="12"/>
        <w:tblW w:w="8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1559"/>
        <w:gridCol w:w="2421"/>
        <w:gridCol w:w="1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right w:val="single" w:color="auto" w:sz="4" w:space="0"/>
            </w:tcBorders>
            <w:shd w:val="clear" w:color="auto" w:fill="A5A5A5" w:themeFill="background1" w:themeFillShade="A6"/>
            <w:vAlign w:val="center"/>
          </w:tcPr>
          <w:p>
            <w:pPr>
              <w:widowControl/>
              <w:jc w:val="center"/>
              <w:rPr>
                <w:rFonts w:ascii="楷体" w:hAnsi="楷体" w:eastAsia="楷体"/>
                <w:b/>
                <w:bCs/>
                <w:color w:val="000000"/>
                <w:kern w:val="0"/>
                <w:sz w:val="20"/>
              </w:rPr>
            </w:pPr>
            <w:r>
              <w:rPr>
                <w:rFonts w:hint="eastAsia" w:ascii="楷体" w:hAnsi="楷体" w:eastAsia="楷体"/>
                <w:b/>
                <w:bCs/>
                <w:color w:val="000000"/>
                <w:kern w:val="0"/>
                <w:sz w:val="20"/>
              </w:rPr>
              <w:t>证券类别</w:t>
            </w:r>
          </w:p>
        </w:tc>
        <w:tc>
          <w:tcPr>
            <w:tcW w:w="1559" w:type="dxa"/>
            <w:tcBorders>
              <w:top w:val="single" w:color="auto" w:sz="4" w:space="0"/>
              <w:left w:val="nil"/>
              <w:bottom w:val="single" w:color="auto" w:sz="4" w:space="0"/>
              <w:right w:val="single" w:color="auto" w:sz="4" w:space="0"/>
            </w:tcBorders>
            <w:shd w:val="clear" w:color="auto" w:fill="A5A5A5" w:themeFill="background1" w:themeFillShade="A6"/>
            <w:vAlign w:val="center"/>
          </w:tcPr>
          <w:p>
            <w:pPr>
              <w:widowControl/>
              <w:jc w:val="center"/>
              <w:rPr>
                <w:rFonts w:ascii="楷体" w:hAnsi="楷体" w:eastAsia="楷体"/>
                <w:b/>
                <w:bCs/>
                <w:color w:val="000000"/>
                <w:kern w:val="0"/>
                <w:sz w:val="20"/>
              </w:rPr>
            </w:pPr>
            <w:r>
              <w:rPr>
                <w:rFonts w:hint="eastAsia" w:ascii="楷体" w:hAnsi="楷体" w:eastAsia="楷体"/>
                <w:b/>
                <w:bCs/>
                <w:color w:val="000000"/>
                <w:kern w:val="0"/>
                <w:sz w:val="20"/>
              </w:rPr>
              <w:t>证券代码</w:t>
            </w:r>
          </w:p>
        </w:tc>
        <w:tc>
          <w:tcPr>
            <w:tcW w:w="2421" w:type="dxa"/>
            <w:tcBorders>
              <w:top w:val="single" w:color="auto" w:sz="4" w:space="0"/>
              <w:left w:val="nil"/>
              <w:bottom w:val="single" w:color="auto" w:sz="4" w:space="0"/>
              <w:right w:val="single" w:color="auto" w:sz="4" w:space="0"/>
            </w:tcBorders>
            <w:shd w:val="clear" w:color="auto" w:fill="A5A5A5" w:themeFill="background1" w:themeFillShade="A6"/>
            <w:vAlign w:val="center"/>
          </w:tcPr>
          <w:p>
            <w:pPr>
              <w:widowControl/>
              <w:jc w:val="center"/>
              <w:rPr>
                <w:rFonts w:ascii="楷体" w:hAnsi="楷体" w:eastAsia="楷体"/>
                <w:b/>
                <w:bCs/>
                <w:color w:val="000000"/>
                <w:kern w:val="0"/>
                <w:sz w:val="20"/>
              </w:rPr>
            </w:pPr>
            <w:r>
              <w:rPr>
                <w:rFonts w:hint="eastAsia" w:ascii="楷体" w:hAnsi="楷体" w:eastAsia="楷体"/>
                <w:b/>
                <w:bCs/>
                <w:color w:val="000000"/>
                <w:kern w:val="0"/>
                <w:sz w:val="20"/>
              </w:rPr>
              <w:t>证券简称</w:t>
            </w:r>
          </w:p>
        </w:tc>
        <w:tc>
          <w:tcPr>
            <w:tcW w:w="1877" w:type="dxa"/>
            <w:tcBorders>
              <w:top w:val="single" w:color="auto" w:sz="4" w:space="0"/>
              <w:left w:val="nil"/>
              <w:right w:val="single" w:color="auto" w:sz="4" w:space="0"/>
            </w:tcBorders>
            <w:shd w:val="clear" w:color="auto" w:fill="A5A5A5" w:themeFill="background1" w:themeFillShade="A6"/>
            <w:vAlign w:val="center"/>
          </w:tcPr>
          <w:p>
            <w:pPr>
              <w:widowControl/>
              <w:jc w:val="center"/>
              <w:rPr>
                <w:rFonts w:ascii="楷体" w:hAnsi="楷体" w:eastAsia="楷体"/>
                <w:b/>
                <w:bCs/>
                <w:color w:val="000000"/>
                <w:kern w:val="0"/>
                <w:sz w:val="20"/>
              </w:rPr>
            </w:pPr>
            <w:r>
              <w:rPr>
                <w:rFonts w:hint="eastAsia" w:ascii="楷体" w:hAnsi="楷体" w:eastAsia="楷体"/>
                <w:b/>
                <w:bCs/>
                <w:color w:val="000000"/>
                <w:kern w:val="0"/>
                <w:sz w:val="20"/>
              </w:rPr>
              <w:t>持仓安排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restart"/>
            <w:tcBorders>
              <w:top w:val="single" w:color="auto" w:sz="4" w:space="0"/>
              <w:left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国债</w:t>
            </w: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191119</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lang w:bidi="ar"/>
              </w:rPr>
              <w:t>河北2047</w:t>
            </w:r>
          </w:p>
        </w:tc>
        <w:tc>
          <w:tcPr>
            <w:tcW w:w="1877" w:type="dxa"/>
            <w:vMerge w:val="restart"/>
            <w:tcBorders>
              <w:top w:val="single" w:color="auto" w:sz="4" w:space="0"/>
              <w:left w:val="nil"/>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为每个测试账户在每个有效的A股托管单元登记股份性质00的持仓各</w:t>
            </w:r>
            <w:r>
              <w:rPr>
                <w:rFonts w:ascii="楷体_GB2312" w:hAnsi="楷体_GB2312" w:eastAsia="楷体_GB2312" w:cs="楷体_GB2312"/>
                <w:color w:val="000000"/>
                <w:szCs w:val="21"/>
              </w:rPr>
              <w:t>100,000张</w:t>
            </w:r>
            <w:r>
              <w:rPr>
                <w:rFonts w:hint="eastAsia" w:ascii="楷体_GB2312" w:hAnsi="楷体_GB2312" w:eastAsia="楷体_GB2312" w:cs="楷体_GB2312"/>
                <w:color w:val="000000"/>
                <w:szCs w:val="21"/>
              </w:rPr>
              <w:t>（REITs单位为份），</w:t>
            </w:r>
            <w:r>
              <w:rPr>
                <w:rFonts w:hint="eastAsia" w:ascii="楷体_GB2312" w:hAnsi="楷体_GB2312" w:eastAsia="楷体_GB2312" w:cs="楷体_GB2312"/>
                <w:color w:val="000000"/>
                <w:szCs w:val="21"/>
                <w:lang w:bidi="ar"/>
              </w:rPr>
              <w:t>180301股份性质</w:t>
            </w:r>
            <w:r>
              <w:rPr>
                <w:rFonts w:ascii="楷体_GB2312" w:hAnsi="楷体_GB2312" w:eastAsia="楷体_GB2312" w:cs="楷体_GB2312"/>
                <w:color w:val="000000"/>
                <w:szCs w:val="21"/>
                <w:lang w:bidi="ar"/>
              </w:rPr>
              <w:t>01</w:t>
            </w:r>
            <w:r>
              <w:rPr>
                <w:rFonts w:hint="eastAsia" w:ascii="楷体_GB2312" w:hAnsi="楷体_GB2312" w:eastAsia="楷体_GB2312" w:cs="楷体_GB2312"/>
                <w:color w:val="000000"/>
                <w:szCs w:val="21"/>
                <w:lang w:bidi="ar"/>
              </w:rPr>
              <w:t>的持仓</w:t>
            </w:r>
            <w:r>
              <w:rPr>
                <w:rFonts w:ascii="楷体_GB2312" w:hAnsi="楷体_GB2312" w:eastAsia="楷体_GB2312" w:cs="楷体_GB2312"/>
                <w:color w:val="000000"/>
                <w:szCs w:val="21"/>
                <w:lang w:bidi="ar"/>
              </w:rPr>
              <w:t>100000</w:t>
            </w:r>
            <w:r>
              <w:rPr>
                <w:rFonts w:hint="eastAsia" w:ascii="楷体_GB2312" w:hAnsi="楷体_GB2312" w:eastAsia="楷体_GB2312" w:cs="楷体_GB2312"/>
                <w:color w:val="000000"/>
                <w:szCs w:val="21"/>
                <w:lang w:bidi="ar"/>
              </w:rPr>
              <w:t>份，</w:t>
            </w:r>
            <w:r>
              <w:rPr>
                <w:rFonts w:hint="eastAsia" w:ascii="楷体_GB2312" w:hAnsi="楷体_GB2312" w:eastAsia="楷体_GB2312" w:cs="楷体_GB2312"/>
                <w:color w:val="000000"/>
                <w:szCs w:val="21"/>
              </w:rPr>
              <w:t>其中149072债券的</w:t>
            </w:r>
            <w:r>
              <w:rPr>
                <w:rFonts w:ascii="楷体_GB2312" w:hAnsi="楷体_GB2312" w:eastAsia="楷体_GB2312" w:cs="楷体_GB2312"/>
                <w:color w:val="000000"/>
                <w:szCs w:val="21"/>
              </w:rPr>
              <w:t>50，000张</w:t>
            </w:r>
            <w:r>
              <w:rPr>
                <w:rFonts w:hint="eastAsia" w:ascii="楷体_GB2312" w:hAnsi="楷体_GB2312" w:eastAsia="楷体_GB2312" w:cs="楷体_GB2312"/>
                <w:color w:val="000000"/>
                <w:szCs w:val="21"/>
              </w:rPr>
              <w:t>已被回售冻结。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tcBorders>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191126</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山西2044</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企业债</w:t>
            </w:r>
          </w:p>
        </w:tc>
        <w:tc>
          <w:tcPr>
            <w:tcW w:w="1559"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lang w:bidi="ar"/>
              </w:rPr>
              <w:t>111103</w:t>
            </w:r>
          </w:p>
        </w:tc>
        <w:tc>
          <w:tcPr>
            <w:tcW w:w="2421"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21粤能01</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restart"/>
            <w:tcBorders>
              <w:top w:val="single" w:color="auto" w:sz="4" w:space="0"/>
              <w:left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公司债</w:t>
            </w: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rPr>
              <w:t>149072</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20中粮01</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tcBorders>
              <w:left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149339</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20兴城Y5</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可转债</w:t>
            </w: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rPr>
              <w:t>123048</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应急转债</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可交换公司债</w:t>
            </w: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120002</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18中原EB</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资产证券化</w:t>
            </w: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137323</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中联5A2</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次级债</w:t>
            </w: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115122</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21长城C1</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普通私募债</w:t>
            </w:r>
          </w:p>
        </w:tc>
        <w:tc>
          <w:tcPr>
            <w:tcW w:w="1559"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114891</w:t>
            </w:r>
          </w:p>
        </w:tc>
        <w:tc>
          <w:tcPr>
            <w:tcW w:w="2421" w:type="dxa"/>
            <w:tcBorders>
              <w:top w:val="single" w:color="auto" w:sz="4" w:space="0"/>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20金龙湖</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可交换私募债</w:t>
            </w:r>
          </w:p>
        </w:tc>
        <w:tc>
          <w:tcPr>
            <w:tcW w:w="1559"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117179</w:t>
            </w:r>
          </w:p>
        </w:tc>
        <w:tc>
          <w:tcPr>
            <w:tcW w:w="2421"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20中希E1</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政府支持债券</w:t>
            </w:r>
          </w:p>
        </w:tc>
        <w:tc>
          <w:tcPr>
            <w:tcW w:w="1559"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111941</w:t>
            </w:r>
          </w:p>
        </w:tc>
        <w:tc>
          <w:tcPr>
            <w:tcW w:w="2421"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铁道2101</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政策性金融债</w:t>
            </w:r>
          </w:p>
        </w:tc>
        <w:tc>
          <w:tcPr>
            <w:tcW w:w="1559"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108613</w:t>
            </w:r>
          </w:p>
        </w:tc>
        <w:tc>
          <w:tcPr>
            <w:tcW w:w="2421"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国开2103</w:t>
            </w:r>
          </w:p>
        </w:tc>
        <w:tc>
          <w:tcPr>
            <w:tcW w:w="1877" w:type="dxa"/>
            <w:vMerge w:val="continue"/>
            <w:tcBorders>
              <w:left w:val="nil"/>
              <w:right w:val="single" w:color="auto" w:sz="4" w:space="0"/>
            </w:tcBorders>
            <w:vAlign w:val="center"/>
          </w:tcPr>
          <w:p>
            <w:pPr>
              <w:widowControl/>
              <w:jc w:val="center"/>
              <w:rPr>
                <w:rFonts w:ascii="楷体_GB2312" w:hAnsi="楷体_GB2312" w:eastAsia="楷体_GB2312" w:cs="楷体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REITs</w:t>
            </w:r>
          </w:p>
        </w:tc>
        <w:tc>
          <w:tcPr>
            <w:tcW w:w="1559"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180301</w:t>
            </w:r>
          </w:p>
        </w:tc>
        <w:tc>
          <w:tcPr>
            <w:tcW w:w="2421" w:type="dxa"/>
            <w:tcBorders>
              <w:top w:val="single" w:color="auto" w:sz="4" w:space="0"/>
              <w:left w:val="nil"/>
              <w:bottom w:val="single" w:color="auto" w:sz="4" w:space="0"/>
              <w:right w:val="single" w:color="auto" w:sz="4" w:space="0"/>
            </w:tcBorders>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红土盐田港REIT</w:t>
            </w:r>
          </w:p>
        </w:tc>
        <w:tc>
          <w:tcPr>
            <w:tcW w:w="1877" w:type="dxa"/>
            <w:vMerge w:val="continue"/>
            <w:tcBorders>
              <w:left w:val="nil"/>
              <w:bottom w:val="single" w:color="auto" w:sz="4" w:space="0"/>
              <w:right w:val="single" w:color="auto" w:sz="4" w:space="0"/>
            </w:tcBorders>
            <w:vAlign w:val="center"/>
          </w:tcPr>
          <w:p>
            <w:pPr>
              <w:widowControl/>
              <w:jc w:val="center"/>
              <w:rPr>
                <w:rFonts w:ascii="楷体_GB2312" w:hAnsi="楷体_GB2312" w:eastAsia="楷体_GB2312" w:cs="楷体_GB2312"/>
                <w:color w:val="000000"/>
                <w:szCs w:val="21"/>
              </w:rPr>
            </w:pPr>
          </w:p>
        </w:tc>
      </w:tr>
    </w:tbl>
    <w:p>
      <w:pPr>
        <w:pStyle w:val="27"/>
        <w:numPr>
          <w:ilvl w:val="0"/>
          <w:numId w:val="6"/>
        </w:numPr>
        <w:spacing w:line="560" w:lineRule="exact"/>
        <w:ind w:left="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转股业务参数</w:t>
      </w:r>
    </w:p>
    <w:tbl>
      <w:tblPr>
        <w:tblStyle w:val="12"/>
        <w:tblW w:w="84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1157"/>
        <w:gridCol w:w="1156"/>
        <w:gridCol w:w="1080"/>
        <w:gridCol w:w="1342"/>
        <w:gridCol w:w="2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6" w:type="dxa"/>
            <w:shd w:val="clear" w:color="auto" w:fill="BEBEBE" w:themeFill="background1" w:themeFillShade="BF"/>
            <w:vAlign w:val="center"/>
          </w:tcPr>
          <w:p>
            <w:pPr>
              <w:widowControl/>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证券代码</w:t>
            </w:r>
          </w:p>
        </w:tc>
        <w:tc>
          <w:tcPr>
            <w:tcW w:w="1157" w:type="dxa"/>
            <w:shd w:val="clear" w:color="auto" w:fill="BEBEBE" w:themeFill="background1" w:themeFillShade="BF"/>
            <w:vAlign w:val="center"/>
          </w:tcPr>
          <w:p>
            <w:pPr>
              <w:widowControl/>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证券简称</w:t>
            </w:r>
          </w:p>
        </w:tc>
        <w:tc>
          <w:tcPr>
            <w:tcW w:w="1156" w:type="dxa"/>
            <w:shd w:val="clear" w:color="auto" w:fill="BEBEBE" w:themeFill="background1" w:themeFillShade="BF"/>
            <w:vAlign w:val="center"/>
          </w:tcPr>
          <w:p>
            <w:pPr>
              <w:widowControl/>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标的代码</w:t>
            </w:r>
          </w:p>
        </w:tc>
        <w:tc>
          <w:tcPr>
            <w:tcW w:w="1080" w:type="dxa"/>
            <w:shd w:val="clear" w:color="auto" w:fill="BEBEBE" w:themeFill="background1" w:themeFillShade="BF"/>
            <w:vAlign w:val="center"/>
          </w:tcPr>
          <w:p>
            <w:pPr>
              <w:widowControl/>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标的简称</w:t>
            </w:r>
          </w:p>
        </w:tc>
        <w:tc>
          <w:tcPr>
            <w:tcW w:w="1342" w:type="dxa"/>
            <w:shd w:val="clear" w:color="auto" w:fill="BEBEBE" w:themeFill="background1" w:themeFillShade="BF"/>
            <w:vAlign w:val="center"/>
          </w:tcPr>
          <w:p>
            <w:pPr>
              <w:widowControl/>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转股起始日</w:t>
            </w:r>
          </w:p>
        </w:tc>
        <w:tc>
          <w:tcPr>
            <w:tcW w:w="2553" w:type="dxa"/>
            <w:shd w:val="clear" w:color="auto" w:fill="BEBEBE" w:themeFill="background1" w:themeFillShade="BF"/>
            <w:vAlign w:val="center"/>
          </w:tcPr>
          <w:p>
            <w:pPr>
              <w:widowControl/>
              <w:jc w:val="center"/>
              <w:rPr>
                <w:rFonts w:ascii="楷体_GB2312" w:hAnsi="楷体_GB2312" w:eastAsia="楷体_GB2312" w:cs="楷体_GB2312"/>
                <w:b/>
                <w:bCs/>
                <w:color w:val="000000"/>
                <w:szCs w:val="21"/>
              </w:rPr>
            </w:pPr>
            <w:r>
              <w:rPr>
                <w:rFonts w:hint="eastAsia" w:ascii="楷体_GB2312" w:hAnsi="楷体_GB2312" w:eastAsia="楷体_GB2312" w:cs="楷体_GB2312"/>
                <w:b/>
                <w:bCs/>
                <w:color w:val="000000"/>
                <w:szCs w:val="21"/>
              </w:rPr>
              <w:t>业务方案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124999</w:t>
            </w:r>
          </w:p>
        </w:tc>
        <w:tc>
          <w:tcPr>
            <w:tcW w:w="115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定转测01</w:t>
            </w:r>
          </w:p>
        </w:tc>
        <w:tc>
          <w:tcPr>
            <w:tcW w:w="115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300001</w:t>
            </w:r>
          </w:p>
        </w:tc>
        <w:tc>
          <w:tcPr>
            <w:tcW w:w="1080"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特锐德</w:t>
            </w:r>
          </w:p>
        </w:tc>
        <w:tc>
          <w:tcPr>
            <w:tcW w:w="1342"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lang w:bidi="ar"/>
              </w:rPr>
              <w:t>2022/7/9</w:t>
            </w:r>
          </w:p>
        </w:tc>
        <w:tc>
          <w:tcPr>
            <w:tcW w:w="2553"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转股价格:10元/股</w:t>
            </w:r>
          </w:p>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转股股份是否限售：否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124998</w:t>
            </w:r>
          </w:p>
        </w:tc>
        <w:tc>
          <w:tcPr>
            <w:tcW w:w="115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定转测02</w:t>
            </w:r>
          </w:p>
        </w:tc>
        <w:tc>
          <w:tcPr>
            <w:tcW w:w="115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002008</w:t>
            </w:r>
          </w:p>
        </w:tc>
        <w:tc>
          <w:tcPr>
            <w:tcW w:w="1080"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大族激光</w:t>
            </w:r>
          </w:p>
        </w:tc>
        <w:tc>
          <w:tcPr>
            <w:tcW w:w="1342"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lang w:bidi="ar"/>
              </w:rPr>
              <w:t>2022/7/9</w:t>
            </w:r>
          </w:p>
        </w:tc>
        <w:tc>
          <w:tcPr>
            <w:tcW w:w="2553"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转股价格:20元/股</w:t>
            </w:r>
          </w:p>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转股股份是否限售：是</w:t>
            </w:r>
          </w:p>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不限售起始日：</w:t>
            </w:r>
            <w:r>
              <w:rPr>
                <w:rFonts w:hint="eastAsia" w:ascii="楷体_GB2312" w:hAnsi="楷体_GB2312" w:eastAsia="楷体_GB2312" w:cs="楷体_GB2312"/>
                <w:color w:val="000000"/>
                <w:szCs w:val="21"/>
                <w:lang w:bidi="ar"/>
              </w:rPr>
              <w:t>2022/7/11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123048</w:t>
            </w:r>
          </w:p>
        </w:tc>
        <w:tc>
          <w:tcPr>
            <w:tcW w:w="1157"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应急转债</w:t>
            </w:r>
          </w:p>
        </w:tc>
        <w:tc>
          <w:tcPr>
            <w:tcW w:w="1156"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300527</w:t>
            </w:r>
          </w:p>
        </w:tc>
        <w:tc>
          <w:tcPr>
            <w:tcW w:w="1080"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中船应急</w:t>
            </w:r>
          </w:p>
        </w:tc>
        <w:tc>
          <w:tcPr>
            <w:tcW w:w="1342"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lang w:bidi="ar"/>
              </w:rPr>
              <w:t>2022/7/9</w:t>
            </w:r>
          </w:p>
        </w:tc>
        <w:tc>
          <w:tcPr>
            <w:tcW w:w="2553" w:type="dxa"/>
            <w:vAlign w:val="center"/>
          </w:tcPr>
          <w:p>
            <w:pPr>
              <w:widowControl/>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转股价格:5.04元/股</w:t>
            </w:r>
          </w:p>
        </w:tc>
      </w:tr>
    </w:tbl>
    <w:p>
      <w:pPr>
        <w:pStyle w:val="27"/>
        <w:numPr>
          <w:ilvl w:val="0"/>
          <w:numId w:val="6"/>
        </w:numPr>
        <w:spacing w:line="560" w:lineRule="exact"/>
        <w:ind w:firstLine="560" w:firstLineChars="0"/>
        <w:jc w:val="left"/>
        <w:outlineLvl w:val="1"/>
        <w:rPr>
          <w:rFonts w:ascii="楷体_GB2312" w:eastAsia="楷体_GB2312"/>
          <w:color w:val="000000"/>
          <w:sz w:val="28"/>
          <w:szCs w:val="28"/>
          <w:lang w:bidi="ar"/>
        </w:rPr>
      </w:pPr>
      <w:r>
        <w:rPr>
          <w:rFonts w:hint="eastAsia" w:ascii="楷体_GB2312" w:eastAsia="楷体_GB2312"/>
          <w:color w:val="000000"/>
          <w:sz w:val="28"/>
          <w:szCs w:val="28"/>
          <w:lang w:bidi="ar"/>
        </w:rPr>
        <w:t>债券分销业务参数</w:t>
      </w:r>
    </w:p>
    <w:p>
      <w:pPr>
        <w:ind w:left="72" w:firstLine="560" w:firstLineChars="200"/>
        <w:rPr>
          <w:rFonts w:ascii="楷体_GB2312" w:hAnsi="楷体_GB2312" w:eastAsia="楷体_GB2312" w:cs="楷体_GB2312"/>
          <w:color w:val="000000"/>
          <w:sz w:val="28"/>
          <w:szCs w:val="22"/>
        </w:rPr>
      </w:pPr>
      <w:r>
        <w:rPr>
          <w:rFonts w:hint="eastAsia" w:ascii="楷体_GB2312" w:hAnsi="楷体_GB2312" w:eastAsia="楷体_GB2312" w:cs="楷体_GB2312"/>
          <w:color w:val="000000"/>
          <w:sz w:val="28"/>
          <w:szCs w:val="22"/>
        </w:rPr>
        <w:t>使用临时分销代码101699、101657进行债券分销测试，且不转换为债券上市代码。</w:t>
      </w:r>
    </w:p>
    <w:tbl>
      <w:tblPr>
        <w:tblStyle w:val="11"/>
        <w:tblW w:w="7421" w:type="dxa"/>
        <w:jc w:val="center"/>
        <w:tblLayout w:type="fixed"/>
        <w:tblCellMar>
          <w:top w:w="0" w:type="dxa"/>
          <w:left w:w="108" w:type="dxa"/>
          <w:bottom w:w="0" w:type="dxa"/>
          <w:right w:w="108" w:type="dxa"/>
        </w:tblCellMar>
      </w:tblPr>
      <w:tblGrid>
        <w:gridCol w:w="1726"/>
        <w:gridCol w:w="2847"/>
        <w:gridCol w:w="2848"/>
      </w:tblGrid>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BEBEBE" w:themeFill="background1" w:themeFillShade="BF"/>
            <w:noWrap/>
            <w:vAlign w:val="center"/>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项目</w:t>
            </w:r>
          </w:p>
        </w:tc>
        <w:tc>
          <w:tcPr>
            <w:tcW w:w="2847"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国债分销</w:t>
            </w:r>
          </w:p>
        </w:tc>
        <w:tc>
          <w:tcPr>
            <w:tcW w:w="2848"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企业债分销</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分销代码</w:t>
            </w:r>
          </w:p>
        </w:tc>
        <w:tc>
          <w:tcPr>
            <w:tcW w:w="2847"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101699</w:t>
            </w:r>
          </w:p>
        </w:tc>
        <w:tc>
          <w:tcPr>
            <w:tcW w:w="2848" w:type="dxa"/>
            <w:tcBorders>
              <w:top w:val="single" w:color="auto" w:sz="4" w:space="0"/>
              <w:left w:val="nil"/>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101657</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简称</w:t>
            </w:r>
          </w:p>
        </w:tc>
        <w:tc>
          <w:tcPr>
            <w:tcW w:w="2847"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国债分销</w:t>
            </w:r>
          </w:p>
        </w:tc>
        <w:tc>
          <w:tcPr>
            <w:tcW w:w="2848" w:type="dxa"/>
            <w:tcBorders>
              <w:top w:val="single" w:color="auto" w:sz="4" w:space="0"/>
              <w:left w:val="nil"/>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企债分销</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挂牌代码</w:t>
            </w:r>
          </w:p>
        </w:tc>
        <w:tc>
          <w:tcPr>
            <w:tcW w:w="2847"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100999</w:t>
            </w:r>
          </w:p>
        </w:tc>
        <w:tc>
          <w:tcPr>
            <w:tcW w:w="2848" w:type="dxa"/>
            <w:tcBorders>
              <w:top w:val="single" w:color="auto" w:sz="4" w:space="0"/>
              <w:left w:val="nil"/>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111999</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转换比例</w:t>
            </w:r>
          </w:p>
        </w:tc>
        <w:tc>
          <w:tcPr>
            <w:tcW w:w="2847"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w:t>
            </w:r>
          </w:p>
        </w:tc>
        <w:tc>
          <w:tcPr>
            <w:tcW w:w="2848" w:type="dxa"/>
            <w:tcBorders>
              <w:top w:val="single" w:color="auto" w:sz="4" w:space="0"/>
              <w:left w:val="nil"/>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主承销商</w:t>
            </w:r>
          </w:p>
        </w:tc>
        <w:tc>
          <w:tcPr>
            <w:tcW w:w="2847"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999996</w:t>
            </w:r>
          </w:p>
        </w:tc>
        <w:tc>
          <w:tcPr>
            <w:tcW w:w="2848"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999996</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主承销商账户</w:t>
            </w:r>
          </w:p>
        </w:tc>
        <w:tc>
          <w:tcPr>
            <w:tcW w:w="2847"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0809900001</w:t>
            </w:r>
          </w:p>
        </w:tc>
        <w:tc>
          <w:tcPr>
            <w:tcW w:w="2848" w:type="dxa"/>
            <w:tcBorders>
              <w:top w:val="single" w:color="auto" w:sz="4" w:space="0"/>
              <w:left w:val="nil"/>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0809900001</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分销价格</w:t>
            </w:r>
          </w:p>
        </w:tc>
        <w:tc>
          <w:tcPr>
            <w:tcW w:w="2847"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100元</w:t>
            </w:r>
          </w:p>
        </w:tc>
        <w:tc>
          <w:tcPr>
            <w:tcW w:w="2848"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100元</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分销总量</w:t>
            </w:r>
          </w:p>
        </w:tc>
        <w:tc>
          <w:tcPr>
            <w:tcW w:w="2847"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100亿元（即1亿张）</w:t>
            </w:r>
          </w:p>
        </w:tc>
        <w:tc>
          <w:tcPr>
            <w:tcW w:w="2848"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100亿元（即1亿张）</w:t>
            </w:r>
          </w:p>
        </w:tc>
      </w:tr>
      <w:tr>
        <w:tblPrEx>
          <w:tblCellMar>
            <w:top w:w="0" w:type="dxa"/>
            <w:left w:w="108" w:type="dxa"/>
            <w:bottom w:w="0" w:type="dxa"/>
            <w:right w:w="108" w:type="dxa"/>
          </w:tblCellMar>
        </w:tblPrEx>
        <w:trPr>
          <w:trHeight w:val="270" w:hRule="atLeast"/>
          <w:jc w:val="center"/>
        </w:trPr>
        <w:tc>
          <w:tcPr>
            <w:tcW w:w="1726" w:type="dxa"/>
            <w:tcBorders>
              <w:top w:val="single" w:color="auto" w:sz="4" w:space="0"/>
              <w:left w:val="single" w:color="auto" w:sz="8" w:space="0"/>
              <w:bottom w:val="single" w:color="auto" w:sz="4" w:space="0"/>
              <w:right w:val="nil"/>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分销日期</w:t>
            </w:r>
          </w:p>
        </w:tc>
        <w:tc>
          <w:tcPr>
            <w:tcW w:w="2847"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7月9日至10日</w:t>
            </w:r>
          </w:p>
        </w:tc>
        <w:tc>
          <w:tcPr>
            <w:tcW w:w="2848" w:type="dxa"/>
            <w:tcBorders>
              <w:top w:val="single" w:color="auto" w:sz="4" w:space="0"/>
              <w:left w:val="nil"/>
              <w:bottom w:val="single" w:color="auto" w:sz="4" w:space="0"/>
              <w:right w:val="single" w:color="auto" w:sz="4" w:space="0"/>
            </w:tcBorders>
            <w:shd w:val="clear" w:color="auto" w:fill="auto"/>
            <w:noWrap/>
          </w:tcPr>
          <w:p>
            <w:pPr>
              <w:widowControl/>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7月9日至10日</w:t>
            </w:r>
          </w:p>
        </w:tc>
      </w:tr>
    </w:tbl>
    <w:p>
      <w:pPr>
        <w:pStyle w:val="27"/>
        <w:numPr>
          <w:ilvl w:val="0"/>
          <w:numId w:val="6"/>
        </w:numPr>
        <w:spacing w:line="560" w:lineRule="exact"/>
        <w:ind w:firstLine="560" w:firstLineChars="0"/>
        <w:outlineLvl w:val="1"/>
        <w:rPr>
          <w:rFonts w:ascii="楷体_GB2312" w:eastAsia="楷体_GB2312"/>
          <w:color w:val="000000"/>
          <w:sz w:val="28"/>
          <w:szCs w:val="28"/>
        </w:rPr>
      </w:pPr>
      <w:r>
        <w:rPr>
          <w:rFonts w:hint="eastAsia" w:ascii="楷体_GB2312" w:eastAsia="楷体_GB2312"/>
          <w:color w:val="000000"/>
          <w:sz w:val="28"/>
          <w:szCs w:val="28"/>
        </w:rPr>
        <w:t>派息及兑付业务参数</w:t>
      </w:r>
    </w:p>
    <w:p>
      <w:pPr>
        <w:ind w:left="72" w:firstLine="560" w:firstLineChars="200"/>
        <w:rPr>
          <w:rFonts w:ascii="楷体_GB2312" w:hAnsi="楷体_GB2312" w:eastAsia="楷体_GB2312" w:cs="楷体_GB2312"/>
          <w:color w:val="000000"/>
          <w:sz w:val="28"/>
          <w:szCs w:val="22"/>
        </w:rPr>
      </w:pPr>
      <w:r>
        <w:rPr>
          <w:rFonts w:hint="eastAsia" w:ascii="楷体_GB2312" w:hAnsi="楷体_GB2312" w:eastAsia="楷体_GB2312" w:cs="楷体_GB2312"/>
          <w:color w:val="000000"/>
          <w:sz w:val="28"/>
          <w:szCs w:val="22"/>
        </w:rPr>
        <w:t>测试期间，债券借贷业务的参测机构需先用下列证券作为质押物或标的券达成合约，再测试质押资金及标的券权益相关场景。</w:t>
      </w:r>
    </w:p>
    <w:p>
      <w:pPr>
        <w:pStyle w:val="27"/>
        <w:numPr>
          <w:ilvl w:val="0"/>
          <w:numId w:val="8"/>
        </w:numPr>
        <w:ind w:firstLine="0" w:firstLineChars="0"/>
        <w:outlineLvl w:val="2"/>
        <w:rPr>
          <w:rFonts w:ascii="楷体_GB2312" w:eastAsia="楷体_GB2312"/>
          <w:color w:val="000000"/>
          <w:sz w:val="28"/>
          <w:szCs w:val="28"/>
        </w:rPr>
      </w:pPr>
      <w:r>
        <w:rPr>
          <w:rFonts w:hint="eastAsia" w:ascii="楷体_GB2312" w:eastAsia="楷体_GB2312"/>
          <w:color w:val="000000"/>
          <w:sz w:val="28"/>
          <w:szCs w:val="28"/>
        </w:rPr>
        <w:t>债券派息</w:t>
      </w:r>
    </w:p>
    <w:tbl>
      <w:tblPr>
        <w:tblStyle w:val="12"/>
        <w:tblW w:w="84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7"/>
        <w:gridCol w:w="1856"/>
        <w:gridCol w:w="2404"/>
        <w:gridCol w:w="2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497" w:type="dxa"/>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证券代码</w:t>
            </w:r>
          </w:p>
        </w:tc>
        <w:tc>
          <w:tcPr>
            <w:tcW w:w="1856" w:type="dxa"/>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证券简称</w:t>
            </w:r>
          </w:p>
        </w:tc>
        <w:tc>
          <w:tcPr>
            <w:tcW w:w="2404" w:type="dxa"/>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业务日期</w:t>
            </w:r>
          </w:p>
        </w:tc>
        <w:tc>
          <w:tcPr>
            <w:tcW w:w="2701" w:type="dxa"/>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业务方案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497"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191119</w:t>
            </w:r>
          </w:p>
        </w:tc>
        <w:tc>
          <w:tcPr>
            <w:tcW w:w="1856"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河北2047</w:t>
            </w:r>
          </w:p>
        </w:tc>
        <w:tc>
          <w:tcPr>
            <w:tcW w:w="2404"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股权登记日：2022-7-9</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资金派发日：2022-7-10</w:t>
            </w:r>
          </w:p>
        </w:tc>
        <w:tc>
          <w:tcPr>
            <w:tcW w:w="2701" w:type="dxa"/>
          </w:tcPr>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每张利息5元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497"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111103</w:t>
            </w:r>
          </w:p>
        </w:tc>
        <w:tc>
          <w:tcPr>
            <w:tcW w:w="1856"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21粤能01</w:t>
            </w:r>
          </w:p>
        </w:tc>
        <w:tc>
          <w:tcPr>
            <w:tcW w:w="2404"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股权登记日：2022-7-9</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资金派发日：2022-7-10</w:t>
            </w:r>
          </w:p>
        </w:tc>
        <w:tc>
          <w:tcPr>
            <w:tcW w:w="2701" w:type="dxa"/>
          </w:tcPr>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每张利息</w:t>
            </w:r>
            <w:r>
              <w:rPr>
                <w:rFonts w:ascii="楷体_GB2312" w:hAnsi="楷体_GB2312" w:eastAsia="楷体_GB2312" w:cs="楷体_GB2312"/>
                <w:color w:val="000000"/>
                <w:szCs w:val="21"/>
                <w:lang w:bidi="ar"/>
              </w:rPr>
              <w:t>5</w:t>
            </w:r>
            <w:r>
              <w:rPr>
                <w:rFonts w:hint="eastAsia" w:ascii="楷体_GB2312" w:hAnsi="楷体_GB2312" w:eastAsia="楷体_GB2312" w:cs="楷体_GB2312"/>
                <w:color w:val="000000"/>
                <w:szCs w:val="21"/>
                <w:lang w:bidi="ar"/>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497"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149339</w:t>
            </w:r>
          </w:p>
        </w:tc>
        <w:tc>
          <w:tcPr>
            <w:tcW w:w="1856"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20兴城Y5</w:t>
            </w:r>
          </w:p>
        </w:tc>
        <w:tc>
          <w:tcPr>
            <w:tcW w:w="2404" w:type="dxa"/>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股权登记日：2022-7-9</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资金派发日：2022-7-10</w:t>
            </w:r>
          </w:p>
        </w:tc>
        <w:tc>
          <w:tcPr>
            <w:tcW w:w="2701" w:type="dxa"/>
          </w:tcPr>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每张利息</w:t>
            </w:r>
            <w:r>
              <w:rPr>
                <w:rFonts w:ascii="楷体_GB2312" w:hAnsi="楷体_GB2312" w:eastAsia="楷体_GB2312" w:cs="楷体_GB2312"/>
                <w:color w:val="000000"/>
                <w:szCs w:val="21"/>
                <w:lang w:bidi="ar"/>
              </w:rPr>
              <w:t>5</w:t>
            </w:r>
            <w:r>
              <w:rPr>
                <w:rFonts w:hint="eastAsia" w:ascii="楷体_GB2312" w:hAnsi="楷体_GB2312" w:eastAsia="楷体_GB2312" w:cs="楷体_GB2312"/>
                <w:color w:val="000000"/>
                <w:szCs w:val="21"/>
                <w:lang w:bidi="ar"/>
              </w:rPr>
              <w:t>元</w:t>
            </w:r>
          </w:p>
        </w:tc>
      </w:tr>
    </w:tbl>
    <w:p>
      <w:pPr>
        <w:pStyle w:val="27"/>
        <w:numPr>
          <w:ilvl w:val="0"/>
          <w:numId w:val="8"/>
        </w:numPr>
        <w:ind w:firstLine="0" w:firstLineChars="0"/>
        <w:outlineLvl w:val="2"/>
        <w:rPr>
          <w:rFonts w:ascii="楷体_GB2312" w:eastAsia="楷体_GB2312"/>
          <w:color w:val="000000"/>
          <w:sz w:val="28"/>
          <w:szCs w:val="28"/>
        </w:rPr>
      </w:pPr>
      <w:r>
        <w:rPr>
          <w:rFonts w:hint="eastAsia" w:ascii="楷体_GB2312" w:eastAsia="楷体_GB2312"/>
          <w:color w:val="000000"/>
          <w:sz w:val="28"/>
          <w:szCs w:val="28"/>
        </w:rPr>
        <w:t>债券兑付</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1161"/>
        <w:gridCol w:w="2421"/>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0" w:type="auto"/>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证券代码</w:t>
            </w:r>
          </w:p>
        </w:tc>
        <w:tc>
          <w:tcPr>
            <w:tcW w:w="0" w:type="auto"/>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证券简称</w:t>
            </w:r>
          </w:p>
        </w:tc>
        <w:tc>
          <w:tcPr>
            <w:tcW w:w="0" w:type="auto"/>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业务日期</w:t>
            </w:r>
          </w:p>
        </w:tc>
        <w:tc>
          <w:tcPr>
            <w:tcW w:w="0" w:type="auto"/>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业务方案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0" w:type="auto"/>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117179</w:t>
            </w:r>
          </w:p>
        </w:tc>
        <w:tc>
          <w:tcPr>
            <w:tcW w:w="0" w:type="auto"/>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20中希E1</w:t>
            </w:r>
          </w:p>
        </w:tc>
        <w:tc>
          <w:tcPr>
            <w:tcW w:w="0" w:type="auto"/>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股权登记日：2022-7-9</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资金派发日：2022-7-10</w:t>
            </w:r>
          </w:p>
        </w:tc>
        <w:tc>
          <w:tcPr>
            <w:tcW w:w="0" w:type="auto"/>
          </w:tcPr>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全部兑付</w:t>
            </w:r>
          </w:p>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每张兑付本金：100元</w:t>
            </w:r>
          </w:p>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每张兑息金额：5元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0" w:type="auto"/>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111941</w:t>
            </w:r>
          </w:p>
        </w:tc>
        <w:tc>
          <w:tcPr>
            <w:tcW w:w="0" w:type="auto"/>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铁道2101</w:t>
            </w:r>
          </w:p>
        </w:tc>
        <w:tc>
          <w:tcPr>
            <w:tcW w:w="0" w:type="auto"/>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股权登记日：2022-7-9</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资金派发日：2022-7-10</w:t>
            </w:r>
          </w:p>
        </w:tc>
        <w:tc>
          <w:tcPr>
            <w:tcW w:w="0" w:type="auto"/>
          </w:tcPr>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全部兑付</w:t>
            </w:r>
          </w:p>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每张兑付本金：100元</w:t>
            </w:r>
          </w:p>
          <w:p>
            <w:pPr>
              <w:jc w:val="cente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每张兑息金额：5元</w:t>
            </w:r>
          </w:p>
        </w:tc>
      </w:tr>
    </w:tbl>
    <w:p>
      <w:pPr>
        <w:pStyle w:val="27"/>
        <w:numPr>
          <w:ilvl w:val="0"/>
          <w:numId w:val="8"/>
        </w:numPr>
        <w:ind w:firstLine="0" w:firstLineChars="0"/>
        <w:outlineLvl w:val="2"/>
        <w:rPr>
          <w:rFonts w:ascii="楷体_GB2312" w:eastAsia="楷体_GB2312"/>
          <w:color w:val="000000"/>
          <w:sz w:val="28"/>
          <w:szCs w:val="28"/>
        </w:rPr>
      </w:pPr>
      <w:r>
        <w:rPr>
          <w:rFonts w:hint="eastAsia" w:ascii="楷体_GB2312" w:eastAsia="楷体_GB2312"/>
          <w:color w:val="000000"/>
          <w:sz w:val="28"/>
          <w:szCs w:val="28"/>
        </w:rPr>
        <w:t>债券分批兑付</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1583"/>
        <w:gridCol w:w="2427"/>
        <w:gridCol w:w="29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892" w:type="pct"/>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证券代码</w:t>
            </w:r>
          </w:p>
        </w:tc>
        <w:tc>
          <w:tcPr>
            <w:tcW w:w="929" w:type="pct"/>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证券简称</w:t>
            </w:r>
          </w:p>
        </w:tc>
        <w:tc>
          <w:tcPr>
            <w:tcW w:w="1424" w:type="pct"/>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业务日期</w:t>
            </w:r>
          </w:p>
        </w:tc>
        <w:tc>
          <w:tcPr>
            <w:tcW w:w="1754" w:type="pct"/>
            <w:shd w:val="clear" w:color="auto" w:fill="BEBEBE" w:themeFill="background1" w:themeFillShade="BF"/>
          </w:tcPr>
          <w:p>
            <w:pPr>
              <w:widowControl/>
              <w:jc w:val="center"/>
              <w:rPr>
                <w:rFonts w:ascii="楷体_GB2312" w:hAnsi="楷体_GB2312" w:eastAsia="楷体_GB2312" w:cs="楷体_GB2312"/>
                <w:b/>
                <w:bCs/>
                <w:color w:val="000000"/>
                <w:szCs w:val="21"/>
                <w:lang w:bidi="ar"/>
              </w:rPr>
            </w:pPr>
            <w:r>
              <w:rPr>
                <w:rFonts w:hint="eastAsia" w:ascii="楷体_GB2312" w:hAnsi="楷体_GB2312" w:eastAsia="楷体_GB2312" w:cs="楷体_GB2312"/>
                <w:b/>
                <w:bCs/>
                <w:color w:val="000000"/>
                <w:szCs w:val="21"/>
                <w:lang w:bidi="ar"/>
              </w:rPr>
              <w:t>业务方案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0" w:hRule="atLeast"/>
          <w:jc w:val="center"/>
        </w:trPr>
        <w:tc>
          <w:tcPr>
            <w:tcW w:w="892" w:type="pct"/>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108613</w:t>
            </w:r>
          </w:p>
        </w:tc>
        <w:tc>
          <w:tcPr>
            <w:tcW w:w="929" w:type="pct"/>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国开2103</w:t>
            </w:r>
          </w:p>
        </w:tc>
        <w:tc>
          <w:tcPr>
            <w:tcW w:w="1424" w:type="pct"/>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股权登记日：2022-7-9</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资金派发日：2022-7-10</w:t>
            </w:r>
          </w:p>
        </w:tc>
        <w:tc>
          <w:tcPr>
            <w:tcW w:w="1754" w:type="pct"/>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分批兑付减面值</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每张兑付本金：50元</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每张兑息金额：5元</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兑付后面值：50元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0" w:hRule="atLeast"/>
          <w:jc w:val="center"/>
        </w:trPr>
        <w:tc>
          <w:tcPr>
            <w:tcW w:w="892" w:type="pct"/>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191126</w:t>
            </w:r>
          </w:p>
        </w:tc>
        <w:tc>
          <w:tcPr>
            <w:tcW w:w="929" w:type="pct"/>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山西2044</w:t>
            </w:r>
          </w:p>
        </w:tc>
        <w:tc>
          <w:tcPr>
            <w:tcW w:w="1424" w:type="pct"/>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股权登记日：2022-7-9</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资金派发日：2022-7-10</w:t>
            </w:r>
          </w:p>
        </w:tc>
        <w:tc>
          <w:tcPr>
            <w:tcW w:w="1754" w:type="pct"/>
          </w:tcPr>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分批兑付减面值</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每张兑付本金：50元</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每张兑息金额：5元</w:t>
            </w:r>
          </w:p>
          <w:p>
            <w:pPr>
              <w:rPr>
                <w:rFonts w:ascii="楷体_GB2312" w:hAnsi="楷体_GB2312" w:eastAsia="楷体_GB2312" w:cs="楷体_GB2312"/>
                <w:color w:val="000000"/>
                <w:szCs w:val="21"/>
                <w:lang w:bidi="ar"/>
              </w:rPr>
            </w:pPr>
            <w:r>
              <w:rPr>
                <w:rFonts w:hint="eastAsia" w:ascii="楷体_GB2312" w:hAnsi="楷体_GB2312" w:eastAsia="楷体_GB2312" w:cs="楷体_GB2312"/>
                <w:color w:val="000000"/>
                <w:szCs w:val="21"/>
                <w:lang w:bidi="ar"/>
              </w:rPr>
              <w:t>兑付后面值：50元</w:t>
            </w:r>
          </w:p>
        </w:tc>
      </w:tr>
    </w:tbl>
    <w:p>
      <w:pPr>
        <w:pStyle w:val="27"/>
        <w:numPr>
          <w:ilvl w:val="0"/>
          <w:numId w:val="6"/>
        </w:numPr>
        <w:spacing w:line="560" w:lineRule="exact"/>
        <w:ind w:firstLine="560"/>
        <w:outlineLvl w:val="1"/>
        <w:rPr>
          <w:rFonts w:ascii="楷体_GB2312" w:eastAsia="楷体_GB2312"/>
          <w:color w:val="000000"/>
          <w:sz w:val="28"/>
          <w:szCs w:val="28"/>
        </w:rPr>
      </w:pPr>
      <w:r>
        <w:rPr>
          <w:rFonts w:hint="eastAsia" w:ascii="楷体_GB2312" w:eastAsia="楷体_GB2312"/>
          <w:color w:val="000000"/>
          <w:sz w:val="28"/>
          <w:szCs w:val="28"/>
        </w:rPr>
        <w:t>资金账户余额设置</w:t>
      </w:r>
    </w:p>
    <w:p>
      <w:pPr>
        <w:tabs>
          <w:tab w:val="left" w:pos="420"/>
        </w:tabs>
        <w:spacing w:line="560" w:lineRule="exact"/>
        <w:ind w:firstLine="560" w:firstLineChars="200"/>
        <w:rPr>
          <w:rFonts w:ascii="楷体_GB2312" w:hAnsi="楷体_GB2312" w:eastAsia="楷体_GB2312" w:cs="楷体_GB2312"/>
          <w:color w:val="000000"/>
          <w:sz w:val="28"/>
          <w:szCs w:val="22"/>
        </w:rPr>
      </w:pPr>
      <w:r>
        <w:rPr>
          <w:rFonts w:hint="eastAsia" w:ascii="楷体_GB2312" w:hAnsi="楷体_GB2312" w:eastAsia="楷体_GB2312" w:cs="楷体_GB2312"/>
          <w:color w:val="000000"/>
          <w:sz w:val="28"/>
          <w:szCs w:val="22"/>
        </w:rPr>
        <w:t>中国结算深圳分公司统一将所有结算参与人2022年7月9日的现货结算备付金账户余额修改为100亿元。如果需要调整，可致电中国结算深圳分公司进行账户余额的调整，联系电话：0755-88666429。</w:t>
      </w:r>
    </w:p>
    <w:p>
      <w:pPr>
        <w:pStyle w:val="27"/>
        <w:numPr>
          <w:ins w:id="0" w:author="SQLIU" w:date="2022-06-28T14:51:00Z"/>
        </w:numPr>
        <w:spacing w:line="560" w:lineRule="exact"/>
        <w:ind w:left="630" w:firstLine="0" w:firstLineChars="0"/>
        <w:rPr>
          <w:rFonts w:ascii="楷体_GB2312" w:eastAsia="楷体_GB2312"/>
          <w:color w:val="000000"/>
          <w:sz w:val="28"/>
          <w:szCs w:val="28"/>
        </w:rPr>
      </w:pPr>
    </w:p>
    <w:bookmarkEnd w:id="0"/>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注意事项</w:t>
      </w:r>
    </w:p>
    <w:p>
      <w:pPr>
        <w:numPr>
          <w:ilvl w:val="0"/>
          <w:numId w:val="9"/>
        </w:numPr>
        <w:tabs>
          <w:tab w:val="left" w:pos="840"/>
          <w:tab w:val="left" w:pos="928"/>
          <w:tab w:val="left" w:pos="1050"/>
        </w:tabs>
        <w:spacing w:line="560" w:lineRule="exact"/>
        <w:ind w:left="0" w:firstLine="567"/>
        <w:rPr>
          <w:rFonts w:ascii="楷体_GB2312" w:eastAsia="楷体_GB2312"/>
          <w:color w:val="000000"/>
          <w:sz w:val="28"/>
          <w:szCs w:val="28"/>
        </w:rPr>
      </w:pPr>
      <w:r>
        <w:rPr>
          <w:rFonts w:hint="eastAsia" w:ascii="楷体_GB2312" w:hAnsi="楷体_GB2312" w:eastAsia="楷体_GB2312" w:cs="楷体_GB2312"/>
          <w:sz w:val="28"/>
          <w:szCs w:val="28"/>
        </w:rPr>
        <w:t>本次测试包括交易系统、结算系统、D-COM系统（不包括资金划拨业务）。</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eastAsia="楷体_GB2312"/>
          <w:color w:val="000000"/>
          <w:sz w:val="28"/>
          <w:szCs w:val="28"/>
        </w:rPr>
        <w:t>债券借贷业务的</w:t>
      </w:r>
      <w:r>
        <w:rPr>
          <w:rFonts w:hint="eastAsia" w:ascii="楷体_GB2312" w:hAnsi="Calibri" w:eastAsia="楷体_GB2312"/>
          <w:color w:val="000000"/>
          <w:sz w:val="28"/>
          <w:szCs w:val="28"/>
        </w:rPr>
        <w:t>证券账户应使用在固定收益品种业务专区交易主体报备页面中已报备的证券账户</w:t>
      </w:r>
      <w:r>
        <w:rPr>
          <w:rFonts w:hint="eastAsia" w:ascii="楷体_GB2312" w:eastAsia="楷体_GB2312"/>
          <w:color w:val="000000"/>
          <w:sz w:val="28"/>
          <w:szCs w:val="28"/>
        </w:rPr>
        <w:t>。</w:t>
      </w:r>
    </w:p>
    <w:p>
      <w:pPr>
        <w:numPr>
          <w:ilvl w:val="0"/>
          <w:numId w:val="9"/>
        </w:numPr>
        <w:tabs>
          <w:tab w:val="left" w:pos="840"/>
          <w:tab w:val="left" w:pos="928"/>
          <w:tab w:val="left" w:pos="1050"/>
        </w:tabs>
        <w:ind w:left="0" w:firstLine="567"/>
        <w:rPr>
          <w:rFonts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在债券借贷业务中，对于公募基础设施基金，将标的券数量填写于委托申报的LastQty字段，将质押券数量填写于委托申报的DeliveryQty字段；对于其他证券种类，使用券面总额（即债券数量与其实际面值的积）进行委托申报，将标的券券面总额填写于委托申报的CashOrderQty字段，将质押券券面总额填写于委托申报的UnderlyingCashOrderQty字段。委托申报及成交回报的具体规则详见《债券借贷业务之券商技术系统变更指南》。</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D-COM系统在2022年7月9日期间属于测试环境，2022年7月9日（星期六）23:45以后将恢复回生产环境。</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测试期间通过交易终端进行的密码修改、用户添加等用户管理相关操作，仅在测试期间有效，仅适用于2022年7月9日全网测试。</w:t>
      </w:r>
    </w:p>
    <w:p>
      <w:pPr>
        <w:numPr>
          <w:ilvl w:val="0"/>
          <w:numId w:val="9"/>
        </w:numPr>
        <w:tabs>
          <w:tab w:val="left" w:pos="840"/>
          <w:tab w:val="left" w:pos="928"/>
          <w:tab w:val="left" w:pos="1050"/>
        </w:tabs>
        <w:ind w:left="0" w:firstLine="567"/>
        <w:rPr>
          <w:rFonts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T+1日和恢复验证测试前，交易参与人应当重置其柜台系统的回报记录号（具体方法可详询各自的软件供应商），使得回报同步消息（Report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请各参测单位</w:t>
      </w:r>
      <w:r>
        <w:rPr>
          <w:rFonts w:hint="eastAsia" w:ascii="楷体_GB2312" w:hAnsi="楷体_GB2312" w:eastAsia="楷体_GB2312" w:cs="楷体_GB2312"/>
          <w:color w:val="000000"/>
          <w:sz w:val="28"/>
          <w:szCs w:val="28"/>
        </w:rPr>
        <w:t>根据自身技术系统情况，制定详尽的测试计划和操作流程。测试前</w:t>
      </w:r>
      <w:r>
        <w:rPr>
          <w:rFonts w:hint="eastAsia" w:ascii="楷体_GB2312" w:hAnsi="楷体_GB2312" w:eastAsia="楷体_GB2312" w:cs="楷体_GB2312"/>
          <w:sz w:val="28"/>
          <w:szCs w:val="28"/>
        </w:rPr>
        <w:t>先做好</w:t>
      </w:r>
      <w:r>
        <w:rPr>
          <w:rFonts w:hint="eastAsia" w:ascii="楷体_GB2312" w:hAnsi="楷体_GB2312" w:eastAsia="楷体_GB2312" w:cs="楷体_GB2312"/>
          <w:color w:val="000000"/>
          <w:sz w:val="28"/>
          <w:szCs w:val="28"/>
        </w:rPr>
        <w:t>线上系统和数据环境的保护工作</w:t>
      </w:r>
      <w:r>
        <w:rPr>
          <w:rFonts w:hint="eastAsia" w:ascii="楷体_GB2312" w:hAnsi="楷体_GB2312" w:eastAsia="楷体_GB2312" w:cs="楷体_GB2312"/>
          <w:sz w:val="28"/>
          <w:szCs w:val="28"/>
        </w:rPr>
        <w:t>，再准备2022年7月9日测试相关数据。</w:t>
      </w:r>
      <w:r>
        <w:rPr>
          <w:rFonts w:hint="eastAsia" w:ascii="楷体_GB2312" w:hAnsi="楷体_GB2312" w:eastAsia="楷体_GB2312" w:cs="楷体_GB2312"/>
          <w:color w:val="000000"/>
          <w:sz w:val="28"/>
          <w:szCs w:val="28"/>
        </w:rPr>
        <w:t>测试完成后做好线上系统和数据环境的恢复工作，确保下一交易日（2022年7月11日）生产系统的正确运行。</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本次测试的数据仅为模拟测试数据，与实际业务无任何关系，不能作为生产环境任何交易、非交易、账户等业务的依据。</w:t>
      </w:r>
    </w:p>
    <w:p>
      <w:pPr>
        <w:numPr>
          <w:ilvl w:val="255"/>
          <w:numId w:val="0"/>
        </w:numPr>
        <w:tabs>
          <w:tab w:val="left" w:pos="840"/>
          <w:tab w:val="left" w:pos="928"/>
          <w:tab w:val="left" w:pos="1050"/>
        </w:tabs>
        <w:ind w:left="567"/>
        <w:rPr>
          <w:rFonts w:ascii="楷体_GB2312" w:hAnsi="楷体_GB2312" w:eastAsia="楷体_GB2312" w:cs="楷体_GB2312"/>
          <w:sz w:val="28"/>
          <w:szCs w:val="28"/>
        </w:rPr>
      </w:pPr>
    </w:p>
    <w:p>
      <w:pPr>
        <w:numPr>
          <w:ilvl w:val="0"/>
          <w:numId w:val="1"/>
        </w:numPr>
        <w:ind w:left="0" w:firstLine="0"/>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测试要求</w:t>
      </w:r>
    </w:p>
    <w:p>
      <w:pPr>
        <w:numPr>
          <w:ilvl w:val="0"/>
          <w:numId w:val="10"/>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请各会员</w:t>
      </w:r>
      <w:bookmarkStart w:id="2" w:name="_Hlk43975629"/>
      <w:r>
        <w:rPr>
          <w:rFonts w:hint="eastAsia" w:ascii="楷体_GB2312" w:hAnsi="楷体_GB2312" w:eastAsia="楷体_GB2312" w:cs="楷体_GB2312"/>
          <w:sz w:val="28"/>
          <w:szCs w:val="28"/>
        </w:rPr>
        <w:t>、基金管理公司、行情服务商、</w:t>
      </w:r>
      <w:bookmarkEnd w:id="2"/>
      <w:r>
        <w:rPr>
          <w:rFonts w:hint="eastAsia" w:ascii="楷体_GB2312" w:hAnsi="楷体_GB2312" w:eastAsia="楷体_GB2312" w:cs="楷体_GB2312"/>
          <w:sz w:val="28"/>
          <w:szCs w:val="28"/>
        </w:rPr>
        <w:t>结算参与机构及相关单位务必参加测试。因故不能参加测试者，请务必填写反馈表（参见附件1）说明原因，并通知深交所。</w:t>
      </w:r>
    </w:p>
    <w:p>
      <w:pPr>
        <w:numPr>
          <w:ilvl w:val="0"/>
          <w:numId w:val="10"/>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在测试过程中，请各参测单位详细记载测试现象与结果，检查其正确性。如发现异常现象，请及时报告。</w:t>
      </w:r>
    </w:p>
    <w:p>
      <w:pPr>
        <w:numPr>
          <w:ilvl w:val="0"/>
          <w:numId w:val="10"/>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测试完成后，各参测单位应在2022年7月9日21:30前提交测试反馈表（见附件1）。请会员单位、基金管理公司、期货公司等交易参与者登录深交所“会员业务专区”首页底部“友情链接―在线调查表”栏目填写并提交反馈表（填报内容支持更新）；行情服务商、结算参与机构等无法登录会员业务专区的参测单位,请通过互联网地址https://survey.szse.cn/v/tech填写反馈表（填报内容不支持更新，多次提交以最后一次为准）。</w:t>
      </w:r>
    </w:p>
    <w:p/>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联系电话</w:t>
      </w:r>
    </w:p>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技术咨询电话：</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深圳证券交易所：0755-82083510</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中国结算深圳分公司：0755-25946080</w:t>
      </w:r>
    </w:p>
    <w:p>
      <w:pPr>
        <w:widowControl/>
        <w:spacing w:line="360" w:lineRule="atLeast"/>
        <w:ind w:firstLine="3920" w:firstLineChars="1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0755-88666429（仅测试期间）</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深圳证券通信有限公司：0755-83182222</w:t>
      </w:r>
    </w:p>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业务咨询电话：</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 xml:space="preserve">深圳证券交易所：0755-88668182（可转债交易机制优化） </w:t>
      </w:r>
    </w:p>
    <w:p>
      <w:pPr>
        <w:widowControl/>
        <w:spacing w:line="360" w:lineRule="atLeast"/>
        <w:ind w:firstLine="3360" w:firstLineChars="12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0755-88668447（债券借贷）</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中国结算深圳分公司：0755-21899255（债券借贷）</w:t>
      </w:r>
    </w:p>
    <w:p>
      <w:pPr>
        <w:widowControl/>
        <w:spacing w:line="360" w:lineRule="atLeast"/>
        <w:jc w:val="left"/>
        <w:rPr>
          <w:rFonts w:ascii="楷体_GB2312" w:hAnsi="楷体_GB2312" w:eastAsia="楷体_GB2312" w:cs="楷体_GB2312"/>
          <w:kern w:val="0"/>
          <w:sz w:val="28"/>
          <w:szCs w:val="28"/>
        </w:rPr>
      </w:pPr>
    </w:p>
    <w:p>
      <w:pPr>
        <w:widowControl/>
        <w:spacing w:line="360" w:lineRule="atLeast"/>
        <w:jc w:val="left"/>
        <w:rPr>
          <w:rFonts w:ascii="楷体_GB2312" w:hAnsi="楷体_GB2312" w:eastAsia="楷体_GB2312" w:cs="楷体_GB2312"/>
          <w:kern w:val="0"/>
          <w:sz w:val="28"/>
          <w:szCs w:val="28"/>
        </w:rPr>
      </w:pPr>
    </w:p>
    <w:p>
      <w:pPr>
        <w:widowControl/>
        <w:spacing w:line="360" w:lineRule="atLeast"/>
        <w:ind w:firstLine="360"/>
        <w:jc w:val="right"/>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深圳证券交易所</w:t>
      </w:r>
    </w:p>
    <w:p>
      <w:pPr>
        <w:widowControl/>
        <w:spacing w:line="360" w:lineRule="atLeast"/>
        <w:ind w:firstLine="360"/>
        <w:jc w:val="right"/>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中国证券登记结算有限责任公司深圳分公司</w:t>
      </w:r>
    </w:p>
    <w:p>
      <w:pPr>
        <w:widowControl/>
        <w:spacing w:line="360" w:lineRule="atLeast"/>
        <w:ind w:firstLine="360"/>
        <w:jc w:val="right"/>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2022年7月5日</w:t>
      </w:r>
    </w:p>
    <w:p>
      <w:pPr>
        <w:pStyle w:val="4"/>
        <w:spacing w:after="156"/>
        <w:rPr>
          <w:rFonts w:ascii="楷体_GB2312" w:hAnsi="楷体_GB2312" w:cs="楷体_GB2312"/>
          <w:b/>
          <w:color w:val="000000"/>
          <w:szCs w:val="28"/>
        </w:rPr>
        <w:sectPr>
          <w:pgSz w:w="11906" w:h="16838"/>
          <w:pgMar w:top="1440" w:right="1800" w:bottom="1440" w:left="1800" w:header="851" w:footer="992" w:gutter="0"/>
          <w:cols w:space="425" w:num="1"/>
          <w:docGrid w:type="lines" w:linePitch="312" w:charSpace="0"/>
        </w:sectPr>
      </w:pPr>
    </w:p>
    <w:p>
      <w:pPr>
        <w:pStyle w:val="4"/>
        <w:spacing w:after="156"/>
        <w:rPr>
          <w:rFonts w:ascii="楷体_GB2312" w:hAnsi="楷体_GB2312" w:cs="楷体_GB2312"/>
          <w:b/>
          <w:color w:val="000000"/>
          <w:szCs w:val="28"/>
        </w:rPr>
      </w:pPr>
      <w:r>
        <w:rPr>
          <w:rFonts w:hint="eastAsia" w:ascii="楷体_GB2312" w:hAnsi="楷体_GB2312" w:cs="楷体_GB2312"/>
          <w:b/>
          <w:color w:val="000000"/>
          <w:szCs w:val="28"/>
        </w:rPr>
        <w:t>附件</w:t>
      </w:r>
      <w:r>
        <w:rPr>
          <w:rFonts w:ascii="楷体_GB2312" w:hAnsi="楷体_GB2312" w:cs="楷体_GB2312"/>
          <w:b/>
          <w:color w:val="000000"/>
          <w:szCs w:val="28"/>
        </w:rPr>
        <w:t>1</w:t>
      </w:r>
    </w:p>
    <w:p>
      <w:pPr>
        <w:widowControl/>
        <w:spacing w:line="360" w:lineRule="atLeast"/>
        <w:jc w:val="center"/>
        <w:outlineLvl w:val="0"/>
        <w:rPr>
          <w:rFonts w:ascii="楷体_GB2312" w:hAnsi="楷体_GB2312" w:eastAsia="楷体_GB2312" w:cs="楷体_GB2312"/>
          <w:b/>
          <w:kern w:val="0"/>
          <w:sz w:val="32"/>
          <w:szCs w:val="21"/>
        </w:rPr>
      </w:pPr>
      <w:r>
        <w:rPr>
          <w:rFonts w:hint="eastAsia" w:ascii="楷体_GB2312" w:hAnsi="楷体_GB2312" w:eastAsia="楷体_GB2312" w:cs="楷体_GB2312"/>
          <w:b/>
          <w:kern w:val="0"/>
          <w:sz w:val="32"/>
          <w:szCs w:val="21"/>
        </w:rPr>
        <w:t>可转债交易机制优化暨债券借贷等业务</w:t>
      </w:r>
    </w:p>
    <w:p>
      <w:pPr>
        <w:widowControl/>
        <w:spacing w:line="360" w:lineRule="atLeast"/>
        <w:jc w:val="center"/>
        <w:outlineLvl w:val="0"/>
        <w:rPr>
          <w:rFonts w:ascii="楷体_GB2312" w:hAnsi="楷体_GB2312" w:eastAsia="楷体_GB2312" w:cs="楷体_GB2312"/>
          <w:b/>
          <w:kern w:val="0"/>
          <w:sz w:val="32"/>
          <w:szCs w:val="32"/>
        </w:rPr>
      </w:pPr>
      <w:r>
        <w:rPr>
          <w:rFonts w:hint="eastAsia" w:ascii="楷体_GB2312" w:hAnsi="楷体_GB2312" w:eastAsia="楷体_GB2312" w:cs="楷体_GB2312"/>
          <w:b/>
          <w:kern w:val="0"/>
          <w:sz w:val="32"/>
          <w:szCs w:val="21"/>
        </w:rPr>
        <w:t>2022年7月9日全网测试反馈表</w:t>
      </w:r>
    </w:p>
    <w:tbl>
      <w:tblPr>
        <w:tblStyle w:val="11"/>
        <w:tblW w:w="93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
        <w:gridCol w:w="2938"/>
        <w:gridCol w:w="2241"/>
        <w:gridCol w:w="452"/>
        <w:gridCol w:w="1416"/>
        <w:gridCol w:w="18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5" w:type="dxa"/>
            <w:gridSpan w:val="2"/>
            <w:tcBorders>
              <w:top w:val="single" w:color="auto" w:sz="4" w:space="0"/>
              <w:left w:val="single" w:color="auto" w:sz="4" w:space="0"/>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会员代码</w:t>
            </w:r>
          </w:p>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（仅会员填写）</w:t>
            </w:r>
          </w:p>
        </w:tc>
        <w:tc>
          <w:tcPr>
            <w:tcW w:w="2693" w:type="dxa"/>
            <w:gridSpan w:val="2"/>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c>
          <w:tcPr>
            <w:tcW w:w="1416" w:type="dxa"/>
            <w:tcBorders>
              <w:top w:val="single" w:color="auto" w:sz="4" w:space="0"/>
              <w:left w:val="nil"/>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公司名称</w:t>
            </w:r>
          </w:p>
        </w:tc>
        <w:tc>
          <w:tcPr>
            <w:tcW w:w="1857" w:type="dxa"/>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5"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联系人</w:t>
            </w:r>
          </w:p>
        </w:tc>
        <w:tc>
          <w:tcPr>
            <w:tcW w:w="2693" w:type="dxa"/>
            <w:gridSpan w:val="2"/>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c>
          <w:tcPr>
            <w:tcW w:w="1416" w:type="dxa"/>
            <w:tcBorders>
              <w:top w:val="single" w:color="auto" w:sz="4" w:space="0"/>
              <w:left w:val="nil"/>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联系电话</w:t>
            </w:r>
          </w:p>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(包括手机)</w:t>
            </w:r>
          </w:p>
        </w:tc>
        <w:tc>
          <w:tcPr>
            <w:tcW w:w="1857" w:type="dxa"/>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5"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Email地址</w:t>
            </w:r>
          </w:p>
        </w:tc>
        <w:tc>
          <w:tcPr>
            <w:tcW w:w="596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5"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本业务涉及系统的软件开发商名称</w:t>
            </w:r>
          </w:p>
        </w:tc>
        <w:tc>
          <w:tcPr>
            <w:tcW w:w="596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5"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是否参加本次测试</w:t>
            </w:r>
          </w:p>
        </w:tc>
        <w:tc>
          <w:tcPr>
            <w:tcW w:w="596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◎已参测</w:t>
            </w:r>
          </w:p>
          <w:p>
            <w:pPr>
              <w:rPr>
                <w:rFonts w:ascii="楷体_GB2312" w:hAnsi="楷体_GB2312" w:eastAsia="楷体_GB2312" w:cs="楷体_GB2312"/>
                <w:sz w:val="20"/>
                <w:szCs w:val="20"/>
              </w:rPr>
            </w:pPr>
            <w:r>
              <w:rPr>
                <w:rFonts w:hint="eastAsia" w:ascii="楷体_GB2312" w:hAnsi="楷体_GB2312" w:eastAsia="楷体_GB2312" w:cs="楷体_GB2312"/>
                <w:sz w:val="20"/>
                <w:szCs w:val="20"/>
              </w:rPr>
              <w:t>◎未参测，未参测原因:</w:t>
            </w:r>
            <w:r>
              <w:rPr>
                <w:rFonts w:hint="eastAsia" w:ascii="楷体_GB2312" w:hAnsi="楷体_GB2312" w:eastAsia="楷体_GB2312" w:cs="楷体_GB2312"/>
                <w:sz w:val="20"/>
              </w:rPr>
              <w:t xml:space="preserve">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5"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可转债交易机制优化相关技术系统是否已就绪</w:t>
            </w:r>
          </w:p>
        </w:tc>
        <w:tc>
          <w:tcPr>
            <w:tcW w:w="596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rPr>
            </w:pPr>
            <w:r>
              <w:rPr>
                <w:rFonts w:hint="eastAsia" w:ascii="楷体_GB2312" w:hAnsi="楷体_GB2312" w:eastAsia="楷体_GB2312" w:cs="楷体_GB2312"/>
                <w:sz w:val="20"/>
              </w:rPr>
              <w:t>◎暂不开展此项业务</w:t>
            </w:r>
          </w:p>
          <w:p>
            <w:pPr>
              <w:rPr>
                <w:rFonts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p>
          <w:p>
            <w:pPr>
              <w:rPr>
                <w:rFonts w:ascii="楷体_GB2312" w:hAnsi="楷体_GB2312" w:eastAsia="楷体_GB2312" w:cs="楷体_GB2312"/>
                <w:sz w:val="20"/>
              </w:rPr>
            </w:pPr>
            <w:r>
              <w:rPr>
                <w:rFonts w:hint="eastAsia" w:ascii="楷体_GB2312" w:hAnsi="楷体_GB2312" w:eastAsia="楷体_GB2312" w:cs="楷体_GB2312"/>
                <w:sz w:val="20"/>
              </w:rPr>
              <w:t>◎需要改造且技术系统已</w:t>
            </w:r>
            <w:r>
              <w:rPr>
                <w:rFonts w:hint="eastAsia" w:ascii="楷体_GB2312" w:hAnsi="楷体_GB2312" w:eastAsia="楷体_GB2312" w:cs="楷体_GB2312"/>
                <w:sz w:val="20"/>
                <w:szCs w:val="20"/>
              </w:rPr>
              <w:t>就绪</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w:t>
            </w:r>
            <w:r>
              <w:rPr>
                <w:rFonts w:hint="eastAsia" w:ascii="楷体_GB2312" w:hAnsi="楷体_GB2312" w:eastAsia="楷体_GB2312" w:cs="楷体_GB2312"/>
                <w:sz w:val="20"/>
                <w:szCs w:val="20"/>
              </w:rPr>
              <w:t>就绪</w:t>
            </w:r>
            <w:r>
              <w:rPr>
                <w:rFonts w:hint="eastAsia" w:ascii="楷体_GB2312" w:hAnsi="楷体_GB2312" w:eastAsia="楷体_GB2312" w:cs="楷体_GB2312"/>
                <w:sz w:val="20"/>
              </w:rPr>
              <w:t>，预计就绪时间: ________。深交所、结算公司技术系统上线后，已评估现有业务均可正常开展。</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w:t>
            </w:r>
            <w:r>
              <w:rPr>
                <w:rFonts w:hint="eastAsia" w:ascii="楷体_GB2312" w:hAnsi="楷体_GB2312" w:eastAsia="楷体_GB2312" w:cs="楷体_GB2312"/>
                <w:sz w:val="20"/>
                <w:szCs w:val="20"/>
              </w:rPr>
              <w:t>就绪</w:t>
            </w:r>
            <w:r>
              <w:rPr>
                <w:rFonts w:hint="eastAsia" w:ascii="楷体_GB2312" w:hAnsi="楷体_GB2312" w:eastAsia="楷体_GB2312" w:cs="楷体_GB2312"/>
                <w:sz w:val="20"/>
              </w:rPr>
              <w:t>，预计就绪时间: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5"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债券借贷业务相关技术系统是否已就绪</w:t>
            </w:r>
          </w:p>
        </w:tc>
        <w:tc>
          <w:tcPr>
            <w:tcW w:w="596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rPr>
            </w:pPr>
            <w:r>
              <w:rPr>
                <w:rFonts w:hint="eastAsia" w:ascii="楷体_GB2312" w:hAnsi="楷体_GB2312" w:eastAsia="楷体_GB2312" w:cs="楷体_GB2312"/>
                <w:sz w:val="20"/>
              </w:rPr>
              <w:t>◎暂不开展此项业务</w:t>
            </w:r>
          </w:p>
          <w:p>
            <w:pPr>
              <w:rPr>
                <w:rFonts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p>
          <w:p>
            <w:pPr>
              <w:rPr>
                <w:rFonts w:ascii="楷体_GB2312" w:hAnsi="楷体_GB2312" w:eastAsia="楷体_GB2312" w:cs="楷体_GB2312"/>
                <w:sz w:val="20"/>
              </w:rPr>
            </w:pPr>
            <w:r>
              <w:rPr>
                <w:rFonts w:hint="eastAsia" w:ascii="楷体_GB2312" w:hAnsi="楷体_GB2312" w:eastAsia="楷体_GB2312" w:cs="楷体_GB2312"/>
                <w:sz w:val="20"/>
              </w:rPr>
              <w:t>◎需要改造且技术系统已就绪</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________。深交所、结算公司技术系统上线后，已评估现有业务均可正常开展。</w:t>
            </w:r>
          </w:p>
          <w:p>
            <w:pPr>
              <w:rPr>
                <w:rFonts w:ascii="楷体_GB2312" w:hAnsi="楷体_GB2312" w:eastAsia="楷体_GB2312" w:cs="楷体_GB2312"/>
                <w:sz w:val="20"/>
                <w:szCs w:val="20"/>
              </w:rPr>
            </w:pPr>
            <w:r>
              <w:rPr>
                <w:rFonts w:hint="eastAsia" w:ascii="楷体_GB2312" w:hAnsi="楷体_GB2312" w:eastAsia="楷体_GB2312" w:cs="楷体_GB2312"/>
                <w:sz w:val="20"/>
              </w:rPr>
              <w:t>◎需要改造但技术系统暂未就绪，预计就绪时间: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5"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定向可转债相关技术系统是否已上线</w:t>
            </w:r>
          </w:p>
        </w:tc>
        <w:tc>
          <w:tcPr>
            <w:tcW w:w="596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rPr>
            </w:pPr>
            <w:r>
              <w:rPr>
                <w:rFonts w:hint="eastAsia" w:ascii="楷体_GB2312" w:hAnsi="楷体_GB2312" w:eastAsia="楷体_GB2312" w:cs="楷体_GB2312"/>
                <w:sz w:val="20"/>
              </w:rPr>
              <w:t>◎暂不开展此项业务</w:t>
            </w:r>
          </w:p>
          <w:p>
            <w:pPr>
              <w:rPr>
                <w:rFonts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r>
              <w:rPr>
                <w:rFonts w:hint="eastAsia" w:ascii="楷体_GB2312" w:hAnsi="楷体_GB2312" w:eastAsia="楷体_GB2312" w:cs="楷体_GB2312"/>
                <w:color w:val="FF0000"/>
                <w:sz w:val="20"/>
              </w:rPr>
              <w:t>（2021年1月9日全网测试后已上线的单位请填“无需改造”）</w:t>
            </w:r>
          </w:p>
          <w:p>
            <w:pPr>
              <w:rPr>
                <w:rFonts w:ascii="楷体_GB2312" w:hAnsi="楷体_GB2312" w:eastAsia="楷体_GB2312" w:cs="楷体_GB2312"/>
                <w:sz w:val="20"/>
              </w:rPr>
            </w:pPr>
            <w:r>
              <w:rPr>
                <w:rFonts w:hint="eastAsia" w:ascii="楷体_GB2312" w:hAnsi="楷体_GB2312" w:eastAsia="楷体_GB2312" w:cs="楷体_GB2312"/>
                <w:sz w:val="20"/>
              </w:rPr>
              <w:t>◎需要改造且技术系统已在本次全网测试后上线</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◎需要改造但技术系统暂未上线，预计就绪时间: ________。深交所、结算公司技术系统上线后，已评估现有业务均可正常开展。</w:t>
            </w:r>
          </w:p>
          <w:p>
            <w:pPr>
              <w:rPr>
                <w:rFonts w:ascii="楷体_GB2312" w:hAnsi="楷体_GB2312" w:eastAsia="楷体_GB2312" w:cs="楷体_GB2312"/>
                <w:sz w:val="20"/>
                <w:szCs w:val="20"/>
              </w:rPr>
            </w:pPr>
            <w:r>
              <w:rPr>
                <w:rFonts w:hint="eastAsia" w:ascii="楷体_GB2312" w:hAnsi="楷体_GB2312" w:eastAsia="楷体_GB2312" w:cs="楷体_GB2312"/>
                <w:sz w:val="20"/>
              </w:rPr>
              <w:t>◎需要改造但技术系统暂未上线，预计就绪时间: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9361" w:type="dxa"/>
            <w:gridSpan w:val="6"/>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请填写以下各功能点测试结果</w:t>
            </w:r>
            <w:r>
              <w:rPr>
                <w:rFonts w:hint="eastAsia" w:ascii="楷体_GB2312" w:hAnsi="楷体_GB2312" w:eastAsia="楷体_GB2312" w:cs="楷体_GB2312"/>
                <w:b/>
                <w:bCs/>
                <w:sz w:val="20"/>
                <w:szCs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auto"/>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以下为数据文件接口相关测试反馈（重点测试）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1"/>
              </w:numPr>
              <w:ind w:firstLineChars="0"/>
              <w:jc w:val="left"/>
              <w:rPr>
                <w:rFonts w:ascii="楷体_GB2312" w:hAnsi="楷体_GB2312" w:eastAsia="楷体_GB2312" w:cs="楷体_GB2312"/>
                <w:b/>
                <w:kern w:val="0"/>
                <w:sz w:val="20"/>
                <w:szCs w:val="24"/>
              </w:rPr>
            </w:pPr>
          </w:p>
        </w:tc>
        <w:tc>
          <w:tcPr>
            <w:tcW w:w="5179" w:type="dxa"/>
            <w:gridSpan w:val="2"/>
            <w:shd w:val="clear" w:color="auto" w:fill="auto"/>
            <w:vAlign w:val="center"/>
          </w:tcPr>
          <w:p>
            <w:pPr>
              <w:jc w:val="left"/>
              <w:rPr>
                <w:rFonts w:eastAsia="楷体"/>
                <w:sz w:val="20"/>
              </w:rPr>
            </w:pPr>
            <w:r>
              <w:rPr>
                <w:rFonts w:hint="eastAsia" w:eastAsia="楷体"/>
                <w:sz w:val="20"/>
              </w:rPr>
              <w:t>现货集中竞价交易业务参考信息文件（cashauctionparams）接收与处理</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1"/>
              </w:numPr>
              <w:ind w:firstLineChars="0"/>
              <w:jc w:val="left"/>
              <w:rPr>
                <w:rFonts w:ascii="楷体_GB2312" w:hAnsi="楷体_GB2312" w:eastAsia="楷体_GB2312" w:cs="楷体_GB2312"/>
                <w:b/>
                <w:kern w:val="0"/>
                <w:sz w:val="20"/>
                <w:szCs w:val="24"/>
              </w:rPr>
            </w:pPr>
          </w:p>
        </w:tc>
        <w:tc>
          <w:tcPr>
            <w:tcW w:w="5179" w:type="dxa"/>
            <w:gridSpan w:val="2"/>
            <w:shd w:val="clear" w:color="auto" w:fill="auto"/>
            <w:vAlign w:val="center"/>
          </w:tcPr>
          <w:p>
            <w:pPr>
              <w:jc w:val="left"/>
              <w:rPr>
                <w:rFonts w:eastAsia="楷体"/>
                <w:sz w:val="20"/>
              </w:rPr>
            </w:pPr>
            <w:r>
              <w:rPr>
                <w:rFonts w:hint="eastAsia" w:eastAsia="楷体"/>
                <w:sz w:val="20"/>
              </w:rPr>
              <w:t>协议交易业务参考信息文件（negotiationparams）接收与处理</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auto"/>
            <w:vAlign w:val="center"/>
          </w:tcPr>
          <w:p>
            <w:pPr>
              <w:widowControl/>
              <w:jc w:val="center"/>
              <w:rPr>
                <w:rFonts w:ascii="楷体_GB2312" w:hAnsi="楷体_GB2312" w:cs="楷体_GB2312" w:eastAsiaTheme="minorEastAsia"/>
                <w:b/>
                <w:kern w:val="0"/>
                <w:sz w:val="20"/>
              </w:rPr>
            </w:pPr>
            <w:r>
              <w:rPr>
                <w:rFonts w:hint="eastAsia" w:ascii="楷体_GB2312" w:hAnsi="楷体_GB2312" w:eastAsia="楷体_GB2312" w:cs="楷体_GB2312"/>
                <w:b/>
                <w:kern w:val="0"/>
                <w:sz w:val="20"/>
              </w:rPr>
              <w:t>以下为交易相关测试反馈（重点测试）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可转债上市首日匹配成交业务的委托申报、成交回报（ApplID字段值仍填写为010）</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可转债非上市首日（含最后交易日）匹配成交业务的委托申报、成交回报（ApplID字段值仍填写为010）</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可转债上市首日协商成交业务的委托申报、成交回报（ApplID字段值仍填写为050、051、052、053之一）</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可转债非上市首日（含最后交易日）协商成交业务的委托申报、成交回报（ApplID字段值仍填写为050、051、052、053之一）</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可转债上市首日盘后定价成交业务的委托申报、成交回报（ApplID字段值仍填写为060、061之一）</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可转债非上市首日（含最后交易日）盘后定价成交业务的委托申报、成交回报（ApplID字段值仍填写为060、061之一）</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主板A股、主板B股、创业板股票、基金现货集中竞价业务的委托申报、成交回报</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主板A股、主板B股、创业板股票、基金协议交易业务的委托申报、成交回报</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定向可转债协商成交业务的委托申报、成交回报（ApplID字段值仍填写为050、051、052、053之一）</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债券现券交易业务的委托申报、成交回报</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债券通用质押式回购业务的委托申报、成交回报</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2"/>
              </w:numPr>
              <w:ind w:firstLineChars="0"/>
              <w:jc w:val="left"/>
              <w:rPr>
                <w:rFonts w:cs="宋体" w:asciiTheme="minorEastAsia" w:hAnsiTheme="minorEastAsia" w:eastAsiaTheme="minorEastAsia"/>
                <w:b/>
                <w:kern w:val="0"/>
                <w:sz w:val="20"/>
                <w:szCs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债券分销业务的委托申报、成交回报</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auto"/>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以下为行情相关测试反馈（重点测试）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深市可转债上市首日行情的接收与展示（匹配成交成交价首次上涨或下跌达到或超过一定幅度，将按业务规则触发盘中临时停牌，T日最晚停牌至11:27）</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深市可转债最后交易日行情的接收与展示</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深市可转债其他交易日（不含首日和最后交易日）行情的接收与展示</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深市定向可转债行情的接收与展示</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深市股票行情的接收与展示</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深市债券行情的接收与展示</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深市基金行情的接收与展示</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深市期权行情的接收与展示</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auto"/>
            <w:vAlign w:val="center"/>
          </w:tcPr>
          <w:p>
            <w:pPr>
              <w:widowControl/>
              <w:jc w:val="center"/>
              <w:rPr>
                <w:rFonts w:cs="宋体" w:asciiTheme="minorEastAsia" w:hAnsiTheme="minorEastAsia" w:eastAsiaTheme="minorEastAsia"/>
                <w:b/>
                <w:kern w:val="0"/>
                <w:sz w:val="20"/>
                <w:szCs w:val="20"/>
              </w:rPr>
            </w:pPr>
            <w:r>
              <w:rPr>
                <w:rFonts w:hint="eastAsia" w:ascii="楷体_GB2312" w:hAnsi="楷体_GB2312" w:eastAsia="楷体_GB2312" w:cs="楷体_GB2312"/>
                <w:b/>
                <w:kern w:val="0"/>
                <w:sz w:val="20"/>
              </w:rPr>
              <w:t>以下为清算交收相关测试反馈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可转债匹配成交业务的结算处理</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可转债协商成交业务的结算处理</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可转债盘后定价成交业务的结算处理</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定向可转债协商成交业务的结算处理</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eastAsia="楷体"/>
                <w:sz w:val="20"/>
              </w:rPr>
            </w:pPr>
            <w:r>
              <w:rPr>
                <w:rFonts w:hint="eastAsia" w:eastAsia="楷体"/>
                <w:sz w:val="20"/>
              </w:rPr>
              <w:t>其他深市证券交易业务的结算处理</w:t>
            </w:r>
          </w:p>
        </w:tc>
        <w:tc>
          <w:tcPr>
            <w:tcW w:w="3725" w:type="dxa"/>
            <w:gridSpan w:val="3"/>
            <w:shd w:val="clear" w:color="auto" w:fill="auto"/>
            <w:vAlign w:val="center"/>
          </w:tcPr>
          <w:p>
            <w:pPr>
              <w:widowControl/>
              <w:jc w:val="center"/>
              <w:rPr>
                <w:rFonts w:eastAsia="楷体"/>
                <w:sz w:val="20"/>
              </w:rPr>
            </w:pPr>
            <w:r>
              <w:rPr>
                <w:rFonts w:hint="eastAsia" w:eastAsia="楷体"/>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auto"/>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可转债及定向可转债其他业务测试反馈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szCs w:val="24"/>
              </w:rPr>
            </w:pPr>
          </w:p>
        </w:tc>
        <w:tc>
          <w:tcPr>
            <w:tcW w:w="5179" w:type="dxa"/>
            <w:gridSpan w:val="2"/>
            <w:shd w:val="clear" w:color="auto" w:fill="auto"/>
            <w:vAlign w:val="center"/>
          </w:tcPr>
          <w:p>
            <w:pPr>
              <w:jc w:val="left"/>
              <w:rPr>
                <w:rFonts w:ascii="楷体_GB2312" w:hAnsi="楷体_GB2312" w:eastAsia="楷体_GB2312" w:cs="楷体_GB2312"/>
                <w:b/>
                <w:kern w:val="0"/>
                <w:sz w:val="20"/>
              </w:rPr>
            </w:pPr>
            <w:r>
              <w:rPr>
                <w:rFonts w:hint="eastAsia" w:eastAsia="楷体"/>
                <w:sz w:val="20"/>
              </w:rPr>
              <w:t>定向可转债转股业务的委托申报和回报处理</w:t>
            </w:r>
          </w:p>
        </w:tc>
        <w:tc>
          <w:tcPr>
            <w:tcW w:w="3725" w:type="dxa"/>
            <w:gridSpan w:val="3"/>
            <w:shd w:val="clear" w:color="auto" w:fill="auto"/>
            <w:vAlign w:val="center"/>
          </w:tcPr>
          <w:p>
            <w:pPr>
              <w:jc w:val="center"/>
              <w:rPr>
                <w:rFonts w:ascii="楷体_GB2312" w:hAnsi="楷体_GB2312" w:eastAsia="楷体_GB2312" w:cs="楷体_GB2312"/>
                <w:b/>
                <w:kern w:val="0"/>
                <w:sz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szCs w:val="24"/>
              </w:rPr>
            </w:pPr>
          </w:p>
        </w:tc>
        <w:tc>
          <w:tcPr>
            <w:tcW w:w="5179" w:type="dxa"/>
            <w:gridSpan w:val="2"/>
            <w:shd w:val="clear" w:color="auto" w:fill="auto"/>
            <w:vAlign w:val="center"/>
          </w:tcPr>
          <w:p>
            <w:pPr>
              <w:jc w:val="left"/>
              <w:rPr>
                <w:rFonts w:ascii="楷体_GB2312" w:hAnsi="楷体_GB2312" w:eastAsia="楷体_GB2312" w:cs="楷体_GB2312"/>
                <w:b/>
                <w:kern w:val="0"/>
                <w:sz w:val="20"/>
              </w:rPr>
            </w:pPr>
            <w:r>
              <w:rPr>
                <w:rFonts w:hint="eastAsia" w:eastAsia="楷体"/>
                <w:sz w:val="20"/>
              </w:rPr>
              <w:t>定向可转债转托管业务的委托申报和回报处理</w:t>
            </w:r>
          </w:p>
        </w:tc>
        <w:tc>
          <w:tcPr>
            <w:tcW w:w="3725" w:type="dxa"/>
            <w:gridSpan w:val="3"/>
            <w:shd w:val="clear" w:color="auto" w:fill="auto"/>
            <w:vAlign w:val="center"/>
          </w:tcPr>
          <w:p>
            <w:pPr>
              <w:jc w:val="center"/>
              <w:rPr>
                <w:rFonts w:ascii="楷体_GB2312" w:hAnsi="楷体_GB2312" w:eastAsia="楷体_GB2312" w:cs="楷体_GB2312"/>
                <w:b/>
                <w:kern w:val="0"/>
                <w:sz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szCs w:val="24"/>
              </w:rPr>
            </w:pPr>
          </w:p>
        </w:tc>
        <w:tc>
          <w:tcPr>
            <w:tcW w:w="5179" w:type="dxa"/>
            <w:gridSpan w:val="2"/>
            <w:shd w:val="clear" w:color="auto" w:fill="auto"/>
            <w:vAlign w:val="center"/>
          </w:tcPr>
          <w:p>
            <w:pPr>
              <w:jc w:val="left"/>
              <w:rPr>
                <w:rFonts w:ascii="楷体_GB2312" w:hAnsi="楷体_GB2312" w:eastAsia="楷体_GB2312" w:cs="楷体_GB2312"/>
                <w:b/>
                <w:kern w:val="0"/>
                <w:sz w:val="20"/>
              </w:rPr>
            </w:pPr>
            <w:r>
              <w:rPr>
                <w:rFonts w:hint="eastAsia" w:eastAsia="楷体"/>
                <w:sz w:val="20"/>
              </w:rPr>
              <w:t>可转债转股业务的委托申报和回报处理</w:t>
            </w:r>
          </w:p>
        </w:tc>
        <w:tc>
          <w:tcPr>
            <w:tcW w:w="3725" w:type="dxa"/>
            <w:gridSpan w:val="3"/>
            <w:shd w:val="clear" w:color="auto" w:fill="auto"/>
            <w:vAlign w:val="center"/>
          </w:tcPr>
          <w:p>
            <w:pPr>
              <w:jc w:val="center"/>
              <w:rPr>
                <w:rFonts w:ascii="楷体_GB2312" w:hAnsi="楷体_GB2312" w:eastAsia="楷体_GB2312" w:cs="楷体_GB2312"/>
                <w:b/>
                <w:kern w:val="0"/>
                <w:sz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szCs w:val="24"/>
              </w:rPr>
            </w:pPr>
          </w:p>
        </w:tc>
        <w:tc>
          <w:tcPr>
            <w:tcW w:w="5179" w:type="dxa"/>
            <w:gridSpan w:val="2"/>
            <w:shd w:val="clear" w:color="auto" w:fill="auto"/>
            <w:vAlign w:val="center"/>
          </w:tcPr>
          <w:p>
            <w:pPr>
              <w:jc w:val="left"/>
              <w:rPr>
                <w:rFonts w:eastAsia="楷体"/>
                <w:sz w:val="20"/>
              </w:rPr>
            </w:pPr>
            <w:r>
              <w:rPr>
                <w:rFonts w:hint="eastAsia" w:eastAsia="楷体"/>
                <w:sz w:val="20"/>
              </w:rPr>
              <w:t>定向可转债（流通债券、限售债券）转股业务的结算处理</w:t>
            </w:r>
          </w:p>
        </w:tc>
        <w:tc>
          <w:tcPr>
            <w:tcW w:w="3725" w:type="dxa"/>
            <w:gridSpan w:val="3"/>
            <w:shd w:val="clear" w:color="auto" w:fill="auto"/>
            <w:vAlign w:val="center"/>
          </w:tcPr>
          <w:p>
            <w:pP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szCs w:val="24"/>
              </w:rPr>
            </w:pPr>
          </w:p>
        </w:tc>
        <w:tc>
          <w:tcPr>
            <w:tcW w:w="5179" w:type="dxa"/>
            <w:gridSpan w:val="2"/>
            <w:shd w:val="clear" w:color="auto" w:fill="auto"/>
            <w:vAlign w:val="center"/>
          </w:tcPr>
          <w:p>
            <w:pPr>
              <w:jc w:val="left"/>
              <w:rPr>
                <w:rFonts w:ascii="楷体_GB2312" w:hAnsi="楷体_GB2312" w:eastAsia="楷体_GB2312" w:cs="楷体_GB2312"/>
                <w:b/>
                <w:kern w:val="0"/>
                <w:sz w:val="20"/>
              </w:rPr>
            </w:pPr>
            <w:r>
              <w:rPr>
                <w:rFonts w:hint="eastAsia" w:eastAsia="楷体"/>
                <w:sz w:val="20"/>
              </w:rPr>
              <w:t>可转债转股业务的结算处理</w:t>
            </w:r>
          </w:p>
        </w:tc>
        <w:tc>
          <w:tcPr>
            <w:tcW w:w="3725" w:type="dxa"/>
            <w:gridSpan w:val="3"/>
            <w:shd w:val="clear" w:color="auto" w:fill="auto"/>
            <w:vAlign w:val="center"/>
          </w:tcPr>
          <w:p>
            <w:pPr>
              <w:jc w:val="center"/>
              <w:rPr>
                <w:rFonts w:ascii="楷体_GB2312" w:hAnsi="楷体_GB2312" w:eastAsia="楷体_GB2312" w:cs="楷体_GB2312"/>
                <w:b/>
                <w:kern w:val="0"/>
                <w:sz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auto"/>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债券借贷业务测试反馈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债券借贷业务初始交易的委托申报、成交回报</w:t>
            </w:r>
          </w:p>
        </w:tc>
        <w:tc>
          <w:tcPr>
            <w:tcW w:w="3725"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债券借贷业务质押券变更的委托申报、成交回报</w:t>
            </w:r>
          </w:p>
        </w:tc>
        <w:tc>
          <w:tcPr>
            <w:tcW w:w="3725"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债券借贷业务提前终止的委托申报、成交回报</w:t>
            </w:r>
          </w:p>
        </w:tc>
        <w:tc>
          <w:tcPr>
            <w:tcW w:w="3725"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债券借贷业务到期续做的委托申报、成交回报</w:t>
            </w:r>
          </w:p>
        </w:tc>
        <w:tc>
          <w:tcPr>
            <w:tcW w:w="3725"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债券借贷业务到期结算的委托申报、成交回报</w:t>
            </w:r>
          </w:p>
        </w:tc>
        <w:tc>
          <w:tcPr>
            <w:tcW w:w="3725"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债券借贷业务各类委托指令的主动撤单</w:t>
            </w:r>
          </w:p>
        </w:tc>
        <w:tc>
          <w:tcPr>
            <w:tcW w:w="3725"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债券借贷业务收盘行情文件的接收与处理</w:t>
            </w:r>
          </w:p>
        </w:tc>
        <w:tc>
          <w:tcPr>
            <w:tcW w:w="3725"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auto"/>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b/>
                <w:kern w:val="0"/>
                <w:sz w:val="20"/>
              </w:rPr>
              <w:t>交易终端测试反馈（重点测债券借贷业务）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固收专区的用户创建及权限分配</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债券借贷业务的委托申报/查询/导出、成交查询/导出</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固收专区其他业务的委托申报/查询/导出、成交查询/导出</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债券借贷收盘行情</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债券借贷业务的在途合约信息查询及导出</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债券借贷业务初始交易和到期续做申报单导出</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股基专区各业务的委托申报/查询/导出、成交查询/导出、行情查询</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auto"/>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b/>
                <w:kern w:val="0"/>
                <w:sz w:val="20"/>
              </w:rPr>
              <w:t>债券借贷业务清算交收测试反馈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债券借贷业务初始交易的清算、RTGS交收及日终交收</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债券借贷业务质押券变更的日终清算交收（包含换入证券、换出证券及换出资金）</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债券借贷业务提前终止的清算、RTGS交收及日终交收（包含涉及标的券过户、不涉及标的券过户）</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债券借贷业务到期续做的清算、RTGS交收及日终交收（包含新合约标的证券数量大于、等于及小于原合约标的证券数量）</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债券借贷业务到期结算的清算、RTGS交收及日终交收</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债券借贷业务（提前终止、到期结算、到期续做）的指定不交收</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eastAsia="楷体"/>
                <w:sz w:val="20"/>
              </w:rPr>
            </w:pPr>
            <w:r>
              <w:rPr>
                <w:rFonts w:hint="eastAsia" w:eastAsia="楷体"/>
                <w:sz w:val="20"/>
              </w:rPr>
              <w:t>标的债券权益划付</w:t>
            </w:r>
          </w:p>
        </w:tc>
        <w:tc>
          <w:tcPr>
            <w:tcW w:w="3725" w:type="dxa"/>
            <w:gridSpan w:val="3"/>
            <w:vAlign w:val="center"/>
          </w:tcPr>
          <w:p>
            <w:pPr>
              <w:jc w:val="center"/>
              <w:rPr>
                <w:rFonts w:eastAsia="楷体"/>
                <w:sz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FFFFFF" w:themeFill="background1"/>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深交所交易系统灾备切换相关测试反馈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FFFFFF" w:themeFill="background1"/>
            <w:vAlign w:val="center"/>
          </w:tcPr>
          <w:p>
            <w:pPr>
              <w:pStyle w:val="27"/>
              <w:widowControl/>
              <w:numPr>
                <w:ilvl w:val="0"/>
                <w:numId w:val="13"/>
              </w:numPr>
              <w:ind w:left="0" w:firstLine="0" w:firstLineChars="0"/>
              <w:jc w:val="left"/>
              <w:rPr>
                <w:rFonts w:ascii="楷体_GB2312" w:hAnsi="楷体_GB2312" w:eastAsia="楷体_GB2312" w:cs="楷体_GB2312"/>
                <w:b/>
                <w:kern w:val="0"/>
                <w:sz w:val="20"/>
              </w:rPr>
            </w:pPr>
          </w:p>
        </w:tc>
        <w:tc>
          <w:tcPr>
            <w:tcW w:w="5179" w:type="dxa"/>
            <w:gridSpan w:val="2"/>
            <w:shd w:val="clear" w:color="auto" w:fill="FFFFFF" w:themeFill="background1"/>
            <w:vAlign w:val="center"/>
          </w:tcPr>
          <w:p>
            <w:pPr>
              <w:widowControl/>
              <w:jc w:val="left"/>
              <w:rPr>
                <w:rFonts w:eastAsia="楷体"/>
                <w:sz w:val="20"/>
              </w:rPr>
            </w:pPr>
            <w:r>
              <w:rPr>
                <w:rFonts w:hint="eastAsia" w:eastAsia="楷体"/>
                <w:sz w:val="20"/>
              </w:rPr>
              <w:t>T+1日模拟福田数据中心故障期间，通过交易网关申报各类业务的委托，并接收成交回报</w:t>
            </w:r>
          </w:p>
        </w:tc>
        <w:tc>
          <w:tcPr>
            <w:tcW w:w="3725" w:type="dxa"/>
            <w:gridSpan w:val="3"/>
            <w:shd w:val="clear" w:color="auto" w:fill="FFFFFF" w:themeFill="background1"/>
            <w:vAlign w:val="center"/>
          </w:tcPr>
          <w:p>
            <w:pPr>
              <w:widowControl/>
              <w:jc w:val="center"/>
              <w:rPr>
                <w:rFonts w:ascii="楷体_GB2312" w:hAnsi="楷体_GB2312" w:eastAsia="楷体_GB2312" w:cs="楷体_GB2312"/>
                <w:kern w:val="0"/>
                <w:sz w:val="20"/>
                <w:szCs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FFFFFF" w:themeFill="background1"/>
            <w:vAlign w:val="center"/>
          </w:tcPr>
          <w:p>
            <w:pPr>
              <w:pStyle w:val="27"/>
              <w:widowControl/>
              <w:numPr>
                <w:ilvl w:val="0"/>
                <w:numId w:val="13"/>
              </w:numPr>
              <w:ind w:left="0" w:firstLine="0" w:firstLineChars="0"/>
              <w:jc w:val="left"/>
              <w:rPr>
                <w:rFonts w:ascii="楷体_GB2312" w:hAnsi="楷体_GB2312" w:eastAsia="楷体_GB2312" w:cs="楷体_GB2312"/>
                <w:b/>
                <w:kern w:val="0"/>
                <w:sz w:val="20"/>
              </w:rPr>
            </w:pPr>
          </w:p>
        </w:tc>
        <w:tc>
          <w:tcPr>
            <w:tcW w:w="5179" w:type="dxa"/>
            <w:gridSpan w:val="2"/>
            <w:shd w:val="clear" w:color="auto" w:fill="FFFFFF" w:themeFill="background1"/>
            <w:vAlign w:val="center"/>
          </w:tcPr>
          <w:p>
            <w:pPr>
              <w:widowControl/>
              <w:jc w:val="left"/>
              <w:rPr>
                <w:rFonts w:eastAsia="楷体"/>
                <w:sz w:val="20"/>
              </w:rPr>
            </w:pPr>
            <w:r>
              <w:rPr>
                <w:rFonts w:hint="eastAsia" w:eastAsia="楷体"/>
                <w:sz w:val="20"/>
              </w:rPr>
              <w:t>T+1日模拟福田数据中心故障期间，通过行情网关接收各类业务的行情并展示</w:t>
            </w:r>
          </w:p>
        </w:tc>
        <w:tc>
          <w:tcPr>
            <w:tcW w:w="3725" w:type="dxa"/>
            <w:gridSpan w:val="3"/>
            <w:shd w:val="clear" w:color="auto" w:fill="FFFFFF" w:themeFill="background1"/>
            <w:vAlign w:val="center"/>
          </w:tcPr>
          <w:p>
            <w:pPr>
              <w:widowControl/>
              <w:jc w:val="center"/>
              <w:rPr>
                <w:rFonts w:ascii="楷体_GB2312" w:hAnsi="楷体_GB2312" w:eastAsia="楷体_GB2312" w:cs="楷体_GB2312"/>
                <w:kern w:val="0"/>
                <w:sz w:val="20"/>
                <w:szCs w:val="20"/>
              </w:rPr>
            </w:pPr>
            <w:r>
              <w:rPr>
                <w:rFonts w:hint="eastAsia" w:eastAsia="楷体"/>
                <w:sz w:val="20"/>
              </w:rPr>
              <w:t>◎正常◎异常◎未测◎无此业务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FFFFFF" w:themeFill="background1"/>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其他反馈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早间下发的静态交易参考信息文件的接收和处理</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晚间下发的静态交易参考信息文件的接收和处理</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LEVEL1行情接收与展示</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LEVEL2-1行情接收与展示</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LEVEL2-2行情接收与展示</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非交易平台相关业务的委托申报与成交回报</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衍生品平台相关业务的委托申报与成交回报</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固定收益平台相关业务的委托申报与成交回报</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接收并处理现货集中竞价交易平台成交汇总文件</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接收并处理综合金融服务平台成交汇总文件</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接收并处理非交易平台成交汇总文件</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接收并处理衍生品集中竞价交易平台成交汇总文件</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7" w:type="dxa"/>
            <w:shd w:val="clear" w:color="auto" w:fill="auto"/>
            <w:vAlign w:val="center"/>
          </w:tcPr>
          <w:p>
            <w:pPr>
              <w:pStyle w:val="27"/>
              <w:widowControl/>
              <w:numPr>
                <w:ilvl w:val="0"/>
                <w:numId w:val="13"/>
              </w:numPr>
              <w:ind w:firstLineChars="0"/>
              <w:jc w:val="left"/>
              <w:rPr>
                <w:rFonts w:ascii="楷体_GB2312" w:hAnsi="楷体_GB2312" w:eastAsia="楷体_GB2312" w:cs="楷体_GB2312"/>
                <w:b/>
                <w:kern w:val="0"/>
                <w:sz w:val="20"/>
              </w:rPr>
            </w:pPr>
          </w:p>
        </w:tc>
        <w:tc>
          <w:tcPr>
            <w:tcW w:w="5179" w:type="dxa"/>
            <w:gridSpan w:val="2"/>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接收并处理固定收益交易平台成交汇总文件</w:t>
            </w:r>
          </w:p>
        </w:tc>
        <w:tc>
          <w:tcPr>
            <w:tcW w:w="3725" w:type="dxa"/>
            <w:gridSpan w:val="3"/>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9361" w:type="dxa"/>
            <w:gridSpan w:val="6"/>
            <w:shd w:val="clear" w:color="auto" w:fill="auto"/>
            <w:vAlign w:val="center"/>
          </w:tcPr>
          <w:p>
            <w:pPr>
              <w:widowControl/>
              <w:rPr>
                <w:rFonts w:ascii="楷体_GB2312" w:hAnsi="楷体_GB2312" w:eastAsia="楷体_GB2312" w:cs="楷体_GB2312"/>
                <w:szCs w:val="21"/>
              </w:rPr>
            </w:pPr>
            <w:r>
              <w:rPr>
                <w:rFonts w:hint="eastAsia" w:ascii="楷体_GB2312" w:hAnsi="楷体_GB2312" w:eastAsia="楷体_GB2312" w:cs="楷体_GB2312"/>
                <w:szCs w:val="21"/>
              </w:rPr>
              <w:t>以上反馈项有“异常”的，务必说明具体情况：（不超过500汉字，需详细说明涉及哪些业务系统及各系统的具体现象）</w:t>
            </w:r>
          </w:p>
          <w:p>
            <w:pPr>
              <w:widowControl/>
              <w:rPr>
                <w:rFonts w:ascii="楷体_GB2312" w:hAnsi="楷体_GB2312" w:eastAsia="楷体_GB2312" w:cs="楷体_GB2312"/>
                <w:szCs w:val="21"/>
              </w:rPr>
            </w:pPr>
          </w:p>
          <w:p>
            <w:pPr>
              <w:widowControl/>
              <w:rPr>
                <w:rFonts w:ascii="楷体_GB2312" w:hAnsi="楷体_GB2312" w:eastAsia="楷体_GB2312" w:cs="楷体_GB2312"/>
                <w:szCs w:val="21"/>
              </w:rPr>
            </w:pPr>
          </w:p>
          <w:p>
            <w:pPr>
              <w:widowControl/>
              <w:rPr>
                <w:rFonts w:ascii="楷体_GB2312" w:hAnsi="楷体_GB2312" w:eastAsia="楷体_GB2312" w:cs="楷体_GB2312"/>
                <w:szCs w:val="21"/>
                <w:u w:val="single"/>
              </w:rPr>
            </w:pPr>
          </w:p>
        </w:tc>
      </w:tr>
    </w:tbl>
    <w:p>
      <w:pPr>
        <w:rPr>
          <w:rFonts w:ascii="楷体_GB2312" w:hAnsi="楷体_GB2312" w:eastAsia="楷体_GB2312" w:cs="楷体_GB2312"/>
        </w:rPr>
      </w:pPr>
    </w:p>
    <w:p>
      <w:pPr>
        <w:rPr>
          <w:rFonts w:ascii="楷体_GB2312" w:hAnsi="楷体_GB2312" w:eastAsia="楷体_GB2312" w:cs="楷体_GB2312"/>
        </w:rPr>
      </w:pPr>
    </w:p>
    <w:p/>
    <w:p/>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G Times">
    <w:altName w:val="Times New Roman"/>
    <w:panose1 w:val="00000000000000000000"/>
    <w:charset w:val="00"/>
    <w:family w:val="roman"/>
    <w:pitch w:val="default"/>
    <w:sig w:usb0="00000000" w:usb1="00000000" w:usb2="00000000" w:usb3="00000000" w:csb0="00000093"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1FB6E6A"/>
    <w:multiLevelType w:val="singleLevel"/>
    <w:tmpl w:val="A1FB6E6A"/>
    <w:lvl w:ilvl="0" w:tentative="0">
      <w:start w:val="1"/>
      <w:numFmt w:val="decimal"/>
      <w:suff w:val="nothing"/>
      <w:lvlText w:val="（%1）"/>
      <w:lvlJc w:val="left"/>
      <w:pPr>
        <w:ind w:left="0"/>
      </w:pPr>
      <w:rPr>
        <w:rFonts w:hint="default"/>
        <w:color w:val="auto"/>
      </w:rPr>
    </w:lvl>
  </w:abstractNum>
  <w:abstractNum w:abstractNumId="1">
    <w:nsid w:val="B9DCF7D7"/>
    <w:multiLevelType w:val="singleLevel"/>
    <w:tmpl w:val="B9DCF7D7"/>
    <w:lvl w:ilvl="0" w:tentative="0">
      <w:start w:val="1"/>
      <w:numFmt w:val="decimal"/>
      <w:suff w:val="nothing"/>
      <w:lvlText w:val="（%1）"/>
      <w:lvlJc w:val="left"/>
      <w:pPr>
        <w:tabs>
          <w:tab w:val="left" w:pos="0"/>
        </w:tabs>
        <w:ind w:left="630"/>
      </w:pPr>
      <w:rPr>
        <w:rFonts w:hint="default"/>
      </w:rPr>
    </w:lvl>
  </w:abstractNum>
  <w:abstractNum w:abstractNumId="2">
    <w:nsid w:val="DC9D18F2"/>
    <w:multiLevelType w:val="multilevel"/>
    <w:tmpl w:val="DC9D18F2"/>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3">
    <w:nsid w:val="20F9255C"/>
    <w:multiLevelType w:val="multilevel"/>
    <w:tmpl w:val="20F9255C"/>
    <w:lvl w:ilvl="0" w:tentative="0">
      <w:start w:val="15"/>
      <w:numFmt w:val="decimal"/>
      <w:lvlText w:val="%1."/>
      <w:lvlJc w:val="left"/>
      <w:pPr>
        <w:ind w:left="420" w:hanging="420"/>
      </w:pPr>
      <w:rPr>
        <w:rFonts w:hint="default"/>
        <w:b w:val="0"/>
        <w:bCs w:val="0"/>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257E03B8"/>
    <w:multiLevelType w:val="multilevel"/>
    <w:tmpl w:val="257E03B8"/>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98879B0"/>
    <w:multiLevelType w:val="multilevel"/>
    <w:tmpl w:val="298879B0"/>
    <w:lvl w:ilvl="0" w:tentative="0">
      <w:start w:val="1"/>
      <w:numFmt w:val="decimal"/>
      <w:suff w:val="nothing"/>
      <w:lvlText w:val="%1、"/>
      <w:lvlJc w:val="left"/>
      <w:pPr>
        <w:ind w:left="0" w:firstLine="420"/>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6">
    <w:nsid w:val="2CFB4307"/>
    <w:multiLevelType w:val="multilevel"/>
    <w:tmpl w:val="2CFB4307"/>
    <w:lvl w:ilvl="0" w:tentative="0">
      <w:start w:val="3"/>
      <w:numFmt w:val="decimal"/>
      <w:lvlText w:val="%1."/>
      <w:lvlJc w:val="left"/>
      <w:pPr>
        <w:ind w:left="420" w:hanging="420"/>
      </w:pPr>
      <w:rPr>
        <w:rFonts w:hint="default"/>
        <w:b w:val="0"/>
        <w:bCs w:val="0"/>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
    <w:nsid w:val="30BC4983"/>
    <w:multiLevelType w:val="multilevel"/>
    <w:tmpl w:val="30BC4983"/>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8">
    <w:nsid w:val="32A840D7"/>
    <w:multiLevelType w:val="multilevel"/>
    <w:tmpl w:val="32A840D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9">
    <w:nsid w:val="35CD5D8E"/>
    <w:multiLevelType w:val="singleLevel"/>
    <w:tmpl w:val="35CD5D8E"/>
    <w:lvl w:ilvl="0" w:tentative="0">
      <w:start w:val="1"/>
      <w:numFmt w:val="decimal"/>
      <w:suff w:val="nothing"/>
      <w:lvlText w:val="（%1）"/>
      <w:lvlJc w:val="left"/>
      <w:pPr>
        <w:tabs>
          <w:tab w:val="left" w:pos="0"/>
        </w:tabs>
        <w:ind w:left="630"/>
      </w:pPr>
      <w:rPr>
        <w:rFonts w:hint="default"/>
      </w:rPr>
    </w:lvl>
  </w:abstractNum>
  <w:abstractNum w:abstractNumId="10">
    <w:nsid w:val="3B3473B7"/>
    <w:multiLevelType w:val="multilevel"/>
    <w:tmpl w:val="3B3473B7"/>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1">
    <w:nsid w:val="59D755D2"/>
    <w:multiLevelType w:val="multilevel"/>
    <w:tmpl w:val="59D755D2"/>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6C67775A"/>
    <w:multiLevelType w:val="singleLevel"/>
    <w:tmpl w:val="6C67775A"/>
    <w:lvl w:ilvl="0" w:tentative="0">
      <w:start w:val="1"/>
      <w:numFmt w:val="decimal"/>
      <w:suff w:val="nothing"/>
      <w:lvlText w:val="（%1）"/>
      <w:lvlJc w:val="left"/>
      <w:pPr>
        <w:ind w:left="-567"/>
      </w:pPr>
      <w:rPr>
        <w:rFonts w:hint="default"/>
        <w:color w:val="auto"/>
      </w:rPr>
    </w:lvl>
  </w:abstractNum>
  <w:num w:numId="1">
    <w:abstractNumId w:val="11"/>
  </w:num>
  <w:num w:numId="2">
    <w:abstractNumId w:val="10"/>
  </w:num>
  <w:num w:numId="3">
    <w:abstractNumId w:val="5"/>
  </w:num>
  <w:num w:numId="4">
    <w:abstractNumId w:val="12"/>
  </w:num>
  <w:num w:numId="5">
    <w:abstractNumId w:val="0"/>
  </w:num>
  <w:num w:numId="6">
    <w:abstractNumId w:val="7"/>
  </w:num>
  <w:num w:numId="7">
    <w:abstractNumId w:val="9"/>
  </w:num>
  <w:num w:numId="8">
    <w:abstractNumId w:val="1"/>
  </w:num>
  <w:num w:numId="9">
    <w:abstractNumId w:val="2"/>
  </w:num>
  <w:num w:numId="10">
    <w:abstractNumId w:val="8"/>
  </w:num>
  <w:num w:numId="11">
    <w:abstractNumId w:val="4"/>
  </w:num>
  <w:num w:numId="12">
    <w:abstractNumId w:val="6"/>
  </w:num>
  <w:num w:numId="13">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QLIU">
    <w15:presenceInfo w15:providerId="None" w15:userId="SQ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trackRevisions w:val="1"/>
  <w:documentProtection w:enforcement="0"/>
  <w:defaultTabStop w:val="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2MTE2MGI3YTg3YmUzYzZiMTZhNWE3ZWE1OTA2ZTUifQ=="/>
  </w:docVars>
  <w:rsids>
    <w:rsidRoot w:val="00172A27"/>
    <w:rsid w:val="00000AF6"/>
    <w:rsid w:val="000019D9"/>
    <w:rsid w:val="00001C21"/>
    <w:rsid w:val="00001FAD"/>
    <w:rsid w:val="00002A78"/>
    <w:rsid w:val="00003544"/>
    <w:rsid w:val="000049BF"/>
    <w:rsid w:val="00005900"/>
    <w:rsid w:val="00005A09"/>
    <w:rsid w:val="00005C3A"/>
    <w:rsid w:val="00006536"/>
    <w:rsid w:val="000068D3"/>
    <w:rsid w:val="000110AB"/>
    <w:rsid w:val="00013CBC"/>
    <w:rsid w:val="00016831"/>
    <w:rsid w:val="00016906"/>
    <w:rsid w:val="00017EBE"/>
    <w:rsid w:val="000204CE"/>
    <w:rsid w:val="00024294"/>
    <w:rsid w:val="00024925"/>
    <w:rsid w:val="00024ED1"/>
    <w:rsid w:val="0002616A"/>
    <w:rsid w:val="00026446"/>
    <w:rsid w:val="00026DA8"/>
    <w:rsid w:val="00027E3F"/>
    <w:rsid w:val="0003182C"/>
    <w:rsid w:val="00033589"/>
    <w:rsid w:val="00033D0E"/>
    <w:rsid w:val="00034BAF"/>
    <w:rsid w:val="000351BD"/>
    <w:rsid w:val="00035391"/>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EC4"/>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6983"/>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68AF"/>
    <w:rsid w:val="000A7D90"/>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E076F"/>
    <w:rsid w:val="000E0B0E"/>
    <w:rsid w:val="000E0B49"/>
    <w:rsid w:val="000E1BCB"/>
    <w:rsid w:val="000E26F1"/>
    <w:rsid w:val="000E2A97"/>
    <w:rsid w:val="000E4619"/>
    <w:rsid w:val="000E4D98"/>
    <w:rsid w:val="000E761C"/>
    <w:rsid w:val="000F0666"/>
    <w:rsid w:val="000F23F0"/>
    <w:rsid w:val="000F284A"/>
    <w:rsid w:val="000F2946"/>
    <w:rsid w:val="000F39E6"/>
    <w:rsid w:val="000F3B19"/>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4D50"/>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F92"/>
    <w:rsid w:val="0016011C"/>
    <w:rsid w:val="00160351"/>
    <w:rsid w:val="00162121"/>
    <w:rsid w:val="00162508"/>
    <w:rsid w:val="00163740"/>
    <w:rsid w:val="00164259"/>
    <w:rsid w:val="00165AB7"/>
    <w:rsid w:val="001663B8"/>
    <w:rsid w:val="001668FF"/>
    <w:rsid w:val="00172A27"/>
    <w:rsid w:val="00174F50"/>
    <w:rsid w:val="00175AB6"/>
    <w:rsid w:val="00175C4A"/>
    <w:rsid w:val="00177071"/>
    <w:rsid w:val="001770AA"/>
    <w:rsid w:val="00181049"/>
    <w:rsid w:val="00181416"/>
    <w:rsid w:val="001818CB"/>
    <w:rsid w:val="00182220"/>
    <w:rsid w:val="00183D26"/>
    <w:rsid w:val="0018535E"/>
    <w:rsid w:val="00185B66"/>
    <w:rsid w:val="00185CB7"/>
    <w:rsid w:val="0018688D"/>
    <w:rsid w:val="00187D0F"/>
    <w:rsid w:val="00190166"/>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4BE3"/>
    <w:rsid w:val="00205920"/>
    <w:rsid w:val="00206BEA"/>
    <w:rsid w:val="00206E72"/>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20B0"/>
    <w:rsid w:val="00252554"/>
    <w:rsid w:val="00252A82"/>
    <w:rsid w:val="0025366D"/>
    <w:rsid w:val="0025728A"/>
    <w:rsid w:val="002601AC"/>
    <w:rsid w:val="00260FE4"/>
    <w:rsid w:val="00262390"/>
    <w:rsid w:val="002633B9"/>
    <w:rsid w:val="0026437E"/>
    <w:rsid w:val="00264559"/>
    <w:rsid w:val="00264804"/>
    <w:rsid w:val="00264B14"/>
    <w:rsid w:val="0026588D"/>
    <w:rsid w:val="002663C0"/>
    <w:rsid w:val="00267161"/>
    <w:rsid w:val="0026761F"/>
    <w:rsid w:val="00270359"/>
    <w:rsid w:val="0027289B"/>
    <w:rsid w:val="00272BF5"/>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AB3"/>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26D"/>
    <w:rsid w:val="003033B9"/>
    <w:rsid w:val="00303605"/>
    <w:rsid w:val="00304FB2"/>
    <w:rsid w:val="003072C3"/>
    <w:rsid w:val="00310921"/>
    <w:rsid w:val="00311144"/>
    <w:rsid w:val="003113F8"/>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125F"/>
    <w:rsid w:val="00344151"/>
    <w:rsid w:val="003454DE"/>
    <w:rsid w:val="00347067"/>
    <w:rsid w:val="0035061A"/>
    <w:rsid w:val="00350778"/>
    <w:rsid w:val="003517C7"/>
    <w:rsid w:val="003519AC"/>
    <w:rsid w:val="00352456"/>
    <w:rsid w:val="003544D4"/>
    <w:rsid w:val="00355D60"/>
    <w:rsid w:val="00355DFC"/>
    <w:rsid w:val="003567C6"/>
    <w:rsid w:val="003572BD"/>
    <w:rsid w:val="003605FA"/>
    <w:rsid w:val="003607EB"/>
    <w:rsid w:val="00360AC2"/>
    <w:rsid w:val="00361037"/>
    <w:rsid w:val="00361AC6"/>
    <w:rsid w:val="0036400A"/>
    <w:rsid w:val="00364861"/>
    <w:rsid w:val="00364C2C"/>
    <w:rsid w:val="00366FD6"/>
    <w:rsid w:val="003679C6"/>
    <w:rsid w:val="003703F4"/>
    <w:rsid w:val="00370A2F"/>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D1"/>
    <w:rsid w:val="003A35FC"/>
    <w:rsid w:val="003A4295"/>
    <w:rsid w:val="003A4ECA"/>
    <w:rsid w:val="003A5F8E"/>
    <w:rsid w:val="003A6A16"/>
    <w:rsid w:val="003A6B35"/>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6522"/>
    <w:rsid w:val="003F6C6E"/>
    <w:rsid w:val="003F7AA4"/>
    <w:rsid w:val="00401756"/>
    <w:rsid w:val="004024A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37E01"/>
    <w:rsid w:val="00440CB0"/>
    <w:rsid w:val="00441498"/>
    <w:rsid w:val="00442A7E"/>
    <w:rsid w:val="0044385C"/>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F9B"/>
    <w:rsid w:val="0048628C"/>
    <w:rsid w:val="00486911"/>
    <w:rsid w:val="00490B2F"/>
    <w:rsid w:val="00490C5D"/>
    <w:rsid w:val="00490D8C"/>
    <w:rsid w:val="00492BC0"/>
    <w:rsid w:val="004939B1"/>
    <w:rsid w:val="00493A54"/>
    <w:rsid w:val="00493A83"/>
    <w:rsid w:val="00495E89"/>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9EF"/>
    <w:rsid w:val="004B4A36"/>
    <w:rsid w:val="004C00D9"/>
    <w:rsid w:val="004C11C5"/>
    <w:rsid w:val="004C22DF"/>
    <w:rsid w:val="004C4B95"/>
    <w:rsid w:val="004C527B"/>
    <w:rsid w:val="004C54EB"/>
    <w:rsid w:val="004C55D6"/>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4FFF"/>
    <w:rsid w:val="004D69FB"/>
    <w:rsid w:val="004D6E89"/>
    <w:rsid w:val="004D7D5F"/>
    <w:rsid w:val="004E0661"/>
    <w:rsid w:val="004E2857"/>
    <w:rsid w:val="004E4A17"/>
    <w:rsid w:val="004E5F69"/>
    <w:rsid w:val="004E749E"/>
    <w:rsid w:val="004F2694"/>
    <w:rsid w:val="004F4949"/>
    <w:rsid w:val="004F498F"/>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410C3"/>
    <w:rsid w:val="0054157A"/>
    <w:rsid w:val="00543C06"/>
    <w:rsid w:val="00544DB1"/>
    <w:rsid w:val="0054505F"/>
    <w:rsid w:val="005458B8"/>
    <w:rsid w:val="0054636A"/>
    <w:rsid w:val="00546BBA"/>
    <w:rsid w:val="00546D0C"/>
    <w:rsid w:val="00546E70"/>
    <w:rsid w:val="00546FAD"/>
    <w:rsid w:val="00547F08"/>
    <w:rsid w:val="00553380"/>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558"/>
    <w:rsid w:val="0057159C"/>
    <w:rsid w:val="00571DDD"/>
    <w:rsid w:val="005722EF"/>
    <w:rsid w:val="00573F7F"/>
    <w:rsid w:val="00575D09"/>
    <w:rsid w:val="00575E98"/>
    <w:rsid w:val="00581883"/>
    <w:rsid w:val="005825B2"/>
    <w:rsid w:val="005845F7"/>
    <w:rsid w:val="00585734"/>
    <w:rsid w:val="0058649B"/>
    <w:rsid w:val="0058698A"/>
    <w:rsid w:val="00587E71"/>
    <w:rsid w:val="00590F9D"/>
    <w:rsid w:val="00590FCD"/>
    <w:rsid w:val="005928CB"/>
    <w:rsid w:val="005933AF"/>
    <w:rsid w:val="00593517"/>
    <w:rsid w:val="00595A67"/>
    <w:rsid w:val="00596568"/>
    <w:rsid w:val="005968F2"/>
    <w:rsid w:val="00596E67"/>
    <w:rsid w:val="005973D4"/>
    <w:rsid w:val="0059774C"/>
    <w:rsid w:val="005978C1"/>
    <w:rsid w:val="005A0E17"/>
    <w:rsid w:val="005A21ED"/>
    <w:rsid w:val="005A2244"/>
    <w:rsid w:val="005A24A3"/>
    <w:rsid w:val="005A3613"/>
    <w:rsid w:val="005A40A4"/>
    <w:rsid w:val="005A43EB"/>
    <w:rsid w:val="005A4879"/>
    <w:rsid w:val="005A5D5E"/>
    <w:rsid w:val="005A61A4"/>
    <w:rsid w:val="005A65B0"/>
    <w:rsid w:val="005A6F04"/>
    <w:rsid w:val="005A7487"/>
    <w:rsid w:val="005A7CAA"/>
    <w:rsid w:val="005B0208"/>
    <w:rsid w:val="005B0E6C"/>
    <w:rsid w:val="005B2A47"/>
    <w:rsid w:val="005B2F15"/>
    <w:rsid w:val="005B36CA"/>
    <w:rsid w:val="005B3B2F"/>
    <w:rsid w:val="005B4A6C"/>
    <w:rsid w:val="005B4B4A"/>
    <w:rsid w:val="005B4B78"/>
    <w:rsid w:val="005B5A26"/>
    <w:rsid w:val="005B5EA9"/>
    <w:rsid w:val="005B63B7"/>
    <w:rsid w:val="005B6ACC"/>
    <w:rsid w:val="005B78CB"/>
    <w:rsid w:val="005B79FA"/>
    <w:rsid w:val="005C0766"/>
    <w:rsid w:val="005C2033"/>
    <w:rsid w:val="005C3B95"/>
    <w:rsid w:val="005C3FB8"/>
    <w:rsid w:val="005C476A"/>
    <w:rsid w:val="005C54A5"/>
    <w:rsid w:val="005C5746"/>
    <w:rsid w:val="005C75EE"/>
    <w:rsid w:val="005C7E12"/>
    <w:rsid w:val="005D0D12"/>
    <w:rsid w:val="005D1CC2"/>
    <w:rsid w:val="005D20BD"/>
    <w:rsid w:val="005D2618"/>
    <w:rsid w:val="005D4925"/>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4D78"/>
    <w:rsid w:val="005F6334"/>
    <w:rsid w:val="005F70AC"/>
    <w:rsid w:val="005F767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79D"/>
    <w:rsid w:val="00622BD5"/>
    <w:rsid w:val="00624515"/>
    <w:rsid w:val="006245F9"/>
    <w:rsid w:val="00624E38"/>
    <w:rsid w:val="006255C4"/>
    <w:rsid w:val="00626FFE"/>
    <w:rsid w:val="0063253B"/>
    <w:rsid w:val="00632788"/>
    <w:rsid w:val="006361AA"/>
    <w:rsid w:val="00637096"/>
    <w:rsid w:val="00640D7D"/>
    <w:rsid w:val="00641AB9"/>
    <w:rsid w:val="00641D98"/>
    <w:rsid w:val="00642484"/>
    <w:rsid w:val="0064314E"/>
    <w:rsid w:val="006435F3"/>
    <w:rsid w:val="0064373D"/>
    <w:rsid w:val="00643A9C"/>
    <w:rsid w:val="00644C03"/>
    <w:rsid w:val="006454E9"/>
    <w:rsid w:val="0064774C"/>
    <w:rsid w:val="00647BB1"/>
    <w:rsid w:val="0065090C"/>
    <w:rsid w:val="00650EA5"/>
    <w:rsid w:val="00651277"/>
    <w:rsid w:val="006515BF"/>
    <w:rsid w:val="00652A43"/>
    <w:rsid w:val="00654923"/>
    <w:rsid w:val="00655B8E"/>
    <w:rsid w:val="0065693A"/>
    <w:rsid w:val="006600EB"/>
    <w:rsid w:val="00660386"/>
    <w:rsid w:val="00661D50"/>
    <w:rsid w:val="00662186"/>
    <w:rsid w:val="00663271"/>
    <w:rsid w:val="0066332D"/>
    <w:rsid w:val="006653F7"/>
    <w:rsid w:val="00665572"/>
    <w:rsid w:val="006658E9"/>
    <w:rsid w:val="00665D6B"/>
    <w:rsid w:val="00666DEE"/>
    <w:rsid w:val="00666E6A"/>
    <w:rsid w:val="00667FE1"/>
    <w:rsid w:val="006721FB"/>
    <w:rsid w:val="00672263"/>
    <w:rsid w:val="00672E6D"/>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11F0"/>
    <w:rsid w:val="006A348B"/>
    <w:rsid w:val="006A4704"/>
    <w:rsid w:val="006A7D97"/>
    <w:rsid w:val="006B1FAF"/>
    <w:rsid w:val="006B20B2"/>
    <w:rsid w:val="006B462A"/>
    <w:rsid w:val="006B5B62"/>
    <w:rsid w:val="006B5D9C"/>
    <w:rsid w:val="006B600F"/>
    <w:rsid w:val="006B672C"/>
    <w:rsid w:val="006C1D6F"/>
    <w:rsid w:val="006C1EC4"/>
    <w:rsid w:val="006C219B"/>
    <w:rsid w:val="006C22EF"/>
    <w:rsid w:val="006C3290"/>
    <w:rsid w:val="006C3A40"/>
    <w:rsid w:val="006C3CD1"/>
    <w:rsid w:val="006C5930"/>
    <w:rsid w:val="006C650F"/>
    <w:rsid w:val="006C6D90"/>
    <w:rsid w:val="006C7334"/>
    <w:rsid w:val="006C7927"/>
    <w:rsid w:val="006C7F20"/>
    <w:rsid w:val="006D0367"/>
    <w:rsid w:val="006D097C"/>
    <w:rsid w:val="006D13DF"/>
    <w:rsid w:val="006D15E2"/>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07414"/>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2C01"/>
    <w:rsid w:val="00742EB9"/>
    <w:rsid w:val="0074380B"/>
    <w:rsid w:val="00745043"/>
    <w:rsid w:val="00747BA1"/>
    <w:rsid w:val="00750A21"/>
    <w:rsid w:val="00750BCA"/>
    <w:rsid w:val="00753203"/>
    <w:rsid w:val="00755592"/>
    <w:rsid w:val="00755953"/>
    <w:rsid w:val="00756DEC"/>
    <w:rsid w:val="00756F03"/>
    <w:rsid w:val="00757F4B"/>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4896"/>
    <w:rsid w:val="00785538"/>
    <w:rsid w:val="00790B9C"/>
    <w:rsid w:val="0079170F"/>
    <w:rsid w:val="00792121"/>
    <w:rsid w:val="00792C20"/>
    <w:rsid w:val="00793FF7"/>
    <w:rsid w:val="0079504F"/>
    <w:rsid w:val="007958B9"/>
    <w:rsid w:val="00795A96"/>
    <w:rsid w:val="00797017"/>
    <w:rsid w:val="00797980"/>
    <w:rsid w:val="00797C8A"/>
    <w:rsid w:val="00797FCD"/>
    <w:rsid w:val="007A0CAD"/>
    <w:rsid w:val="007A2834"/>
    <w:rsid w:val="007A5046"/>
    <w:rsid w:val="007A6C6C"/>
    <w:rsid w:val="007A6D57"/>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14B1"/>
    <w:rsid w:val="00822389"/>
    <w:rsid w:val="008229B4"/>
    <w:rsid w:val="00823203"/>
    <w:rsid w:val="00825B9C"/>
    <w:rsid w:val="0082601E"/>
    <w:rsid w:val="00826741"/>
    <w:rsid w:val="008275FB"/>
    <w:rsid w:val="0083051D"/>
    <w:rsid w:val="00830A19"/>
    <w:rsid w:val="00831E72"/>
    <w:rsid w:val="00832B7B"/>
    <w:rsid w:val="0083397F"/>
    <w:rsid w:val="00834474"/>
    <w:rsid w:val="008348AE"/>
    <w:rsid w:val="00836831"/>
    <w:rsid w:val="00837C41"/>
    <w:rsid w:val="008401E6"/>
    <w:rsid w:val="008406FF"/>
    <w:rsid w:val="00841773"/>
    <w:rsid w:val="00841B86"/>
    <w:rsid w:val="00841E65"/>
    <w:rsid w:val="00842F99"/>
    <w:rsid w:val="008430F9"/>
    <w:rsid w:val="00846509"/>
    <w:rsid w:val="00846709"/>
    <w:rsid w:val="00846DE1"/>
    <w:rsid w:val="00847173"/>
    <w:rsid w:val="008473D2"/>
    <w:rsid w:val="008474AC"/>
    <w:rsid w:val="00853FC3"/>
    <w:rsid w:val="00855096"/>
    <w:rsid w:val="008552FF"/>
    <w:rsid w:val="00856079"/>
    <w:rsid w:val="00857AD2"/>
    <w:rsid w:val="00861D20"/>
    <w:rsid w:val="008623F5"/>
    <w:rsid w:val="008633D9"/>
    <w:rsid w:val="00864045"/>
    <w:rsid w:val="00864E83"/>
    <w:rsid w:val="00865C43"/>
    <w:rsid w:val="00866A4F"/>
    <w:rsid w:val="00866B34"/>
    <w:rsid w:val="00866EAA"/>
    <w:rsid w:val="008670AA"/>
    <w:rsid w:val="0086761C"/>
    <w:rsid w:val="00870BC5"/>
    <w:rsid w:val="00870FE2"/>
    <w:rsid w:val="00873455"/>
    <w:rsid w:val="00873C39"/>
    <w:rsid w:val="00873E53"/>
    <w:rsid w:val="008744F5"/>
    <w:rsid w:val="008774D3"/>
    <w:rsid w:val="00880B2B"/>
    <w:rsid w:val="008817FE"/>
    <w:rsid w:val="00881FA0"/>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5C66"/>
    <w:rsid w:val="008A6211"/>
    <w:rsid w:val="008A64F9"/>
    <w:rsid w:val="008A7515"/>
    <w:rsid w:val="008A788C"/>
    <w:rsid w:val="008B0773"/>
    <w:rsid w:val="008B2204"/>
    <w:rsid w:val="008B249E"/>
    <w:rsid w:val="008B2833"/>
    <w:rsid w:val="008B3C74"/>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44DE"/>
    <w:rsid w:val="008C5406"/>
    <w:rsid w:val="008C7338"/>
    <w:rsid w:val="008C736F"/>
    <w:rsid w:val="008C79F2"/>
    <w:rsid w:val="008D08AC"/>
    <w:rsid w:val="008D0EE1"/>
    <w:rsid w:val="008D2D4B"/>
    <w:rsid w:val="008D39C9"/>
    <w:rsid w:val="008D46B3"/>
    <w:rsid w:val="008D4C19"/>
    <w:rsid w:val="008D5114"/>
    <w:rsid w:val="008D5189"/>
    <w:rsid w:val="008D58A4"/>
    <w:rsid w:val="008E02AD"/>
    <w:rsid w:val="008E10E5"/>
    <w:rsid w:val="008E172C"/>
    <w:rsid w:val="008E1AB5"/>
    <w:rsid w:val="008E1B75"/>
    <w:rsid w:val="008E1C6F"/>
    <w:rsid w:val="008E299C"/>
    <w:rsid w:val="008E2E2C"/>
    <w:rsid w:val="008E558B"/>
    <w:rsid w:val="008E674B"/>
    <w:rsid w:val="008E68B3"/>
    <w:rsid w:val="008F1BEC"/>
    <w:rsid w:val="008F4762"/>
    <w:rsid w:val="008F490E"/>
    <w:rsid w:val="008F4DC2"/>
    <w:rsid w:val="008F5DDF"/>
    <w:rsid w:val="008F63A9"/>
    <w:rsid w:val="008F66CF"/>
    <w:rsid w:val="008F6B4D"/>
    <w:rsid w:val="008F7627"/>
    <w:rsid w:val="008F7C4A"/>
    <w:rsid w:val="00900713"/>
    <w:rsid w:val="00900DCA"/>
    <w:rsid w:val="00902A41"/>
    <w:rsid w:val="00903B3E"/>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16B4"/>
    <w:rsid w:val="00932148"/>
    <w:rsid w:val="00932B23"/>
    <w:rsid w:val="00932BA7"/>
    <w:rsid w:val="00933117"/>
    <w:rsid w:val="00933224"/>
    <w:rsid w:val="009338F1"/>
    <w:rsid w:val="009357E6"/>
    <w:rsid w:val="00936754"/>
    <w:rsid w:val="00936B75"/>
    <w:rsid w:val="00937205"/>
    <w:rsid w:val="00937770"/>
    <w:rsid w:val="009402AD"/>
    <w:rsid w:val="00940BE1"/>
    <w:rsid w:val="009443D4"/>
    <w:rsid w:val="00944519"/>
    <w:rsid w:val="00944E42"/>
    <w:rsid w:val="009460EC"/>
    <w:rsid w:val="00946946"/>
    <w:rsid w:val="00946AD8"/>
    <w:rsid w:val="0094769E"/>
    <w:rsid w:val="00947918"/>
    <w:rsid w:val="00947CE0"/>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E98"/>
    <w:rsid w:val="009B24DC"/>
    <w:rsid w:val="009B34F7"/>
    <w:rsid w:val="009B3FE4"/>
    <w:rsid w:val="009B5519"/>
    <w:rsid w:val="009B63D6"/>
    <w:rsid w:val="009B6756"/>
    <w:rsid w:val="009C03B1"/>
    <w:rsid w:val="009C04BA"/>
    <w:rsid w:val="009C091D"/>
    <w:rsid w:val="009C2519"/>
    <w:rsid w:val="009C287D"/>
    <w:rsid w:val="009C3B0A"/>
    <w:rsid w:val="009C3FF6"/>
    <w:rsid w:val="009C474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5B11"/>
    <w:rsid w:val="00A00C8F"/>
    <w:rsid w:val="00A01144"/>
    <w:rsid w:val="00A018CE"/>
    <w:rsid w:val="00A0286F"/>
    <w:rsid w:val="00A02F83"/>
    <w:rsid w:val="00A03342"/>
    <w:rsid w:val="00A03B3D"/>
    <w:rsid w:val="00A04868"/>
    <w:rsid w:val="00A05D0D"/>
    <w:rsid w:val="00A063AF"/>
    <w:rsid w:val="00A10EE7"/>
    <w:rsid w:val="00A11BD1"/>
    <w:rsid w:val="00A11EAD"/>
    <w:rsid w:val="00A12119"/>
    <w:rsid w:val="00A1271D"/>
    <w:rsid w:val="00A12A25"/>
    <w:rsid w:val="00A1488D"/>
    <w:rsid w:val="00A15F37"/>
    <w:rsid w:val="00A16DCF"/>
    <w:rsid w:val="00A20586"/>
    <w:rsid w:val="00A22424"/>
    <w:rsid w:val="00A22438"/>
    <w:rsid w:val="00A22BD8"/>
    <w:rsid w:val="00A26068"/>
    <w:rsid w:val="00A264AA"/>
    <w:rsid w:val="00A2698B"/>
    <w:rsid w:val="00A31546"/>
    <w:rsid w:val="00A31C5F"/>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F19"/>
    <w:rsid w:val="00A41975"/>
    <w:rsid w:val="00A42999"/>
    <w:rsid w:val="00A43992"/>
    <w:rsid w:val="00A43C66"/>
    <w:rsid w:val="00A44714"/>
    <w:rsid w:val="00A44959"/>
    <w:rsid w:val="00A44B35"/>
    <w:rsid w:val="00A458F9"/>
    <w:rsid w:val="00A45D83"/>
    <w:rsid w:val="00A46705"/>
    <w:rsid w:val="00A474F3"/>
    <w:rsid w:val="00A47B76"/>
    <w:rsid w:val="00A47F4D"/>
    <w:rsid w:val="00A5193D"/>
    <w:rsid w:val="00A51E7A"/>
    <w:rsid w:val="00A531A8"/>
    <w:rsid w:val="00A537EC"/>
    <w:rsid w:val="00A53F9E"/>
    <w:rsid w:val="00A5480A"/>
    <w:rsid w:val="00A610FD"/>
    <w:rsid w:val="00A619BF"/>
    <w:rsid w:val="00A63E21"/>
    <w:rsid w:val="00A64D3D"/>
    <w:rsid w:val="00A64D87"/>
    <w:rsid w:val="00A659E7"/>
    <w:rsid w:val="00A65D15"/>
    <w:rsid w:val="00A65E82"/>
    <w:rsid w:val="00A65F86"/>
    <w:rsid w:val="00A66845"/>
    <w:rsid w:val="00A669FA"/>
    <w:rsid w:val="00A6789F"/>
    <w:rsid w:val="00A67E4B"/>
    <w:rsid w:val="00A7069B"/>
    <w:rsid w:val="00A70D97"/>
    <w:rsid w:val="00A7188B"/>
    <w:rsid w:val="00A72067"/>
    <w:rsid w:val="00A724C1"/>
    <w:rsid w:val="00A72F69"/>
    <w:rsid w:val="00A734F6"/>
    <w:rsid w:val="00A7387D"/>
    <w:rsid w:val="00A75009"/>
    <w:rsid w:val="00A76C34"/>
    <w:rsid w:val="00A80269"/>
    <w:rsid w:val="00A8074D"/>
    <w:rsid w:val="00A80FDF"/>
    <w:rsid w:val="00A81A80"/>
    <w:rsid w:val="00A820DB"/>
    <w:rsid w:val="00A8217C"/>
    <w:rsid w:val="00A87DC8"/>
    <w:rsid w:val="00A91517"/>
    <w:rsid w:val="00A91F9A"/>
    <w:rsid w:val="00A9221F"/>
    <w:rsid w:val="00A92A58"/>
    <w:rsid w:val="00A92B3C"/>
    <w:rsid w:val="00A92DCB"/>
    <w:rsid w:val="00A96D95"/>
    <w:rsid w:val="00A9785F"/>
    <w:rsid w:val="00AA0112"/>
    <w:rsid w:val="00AA073A"/>
    <w:rsid w:val="00AA32A0"/>
    <w:rsid w:val="00AA38A5"/>
    <w:rsid w:val="00AA449C"/>
    <w:rsid w:val="00AA46DB"/>
    <w:rsid w:val="00AA6C66"/>
    <w:rsid w:val="00AB2165"/>
    <w:rsid w:val="00AB2596"/>
    <w:rsid w:val="00AB43E5"/>
    <w:rsid w:val="00AB4BB1"/>
    <w:rsid w:val="00AB53E4"/>
    <w:rsid w:val="00AB5EE6"/>
    <w:rsid w:val="00AB617A"/>
    <w:rsid w:val="00AC17E1"/>
    <w:rsid w:val="00AC19BB"/>
    <w:rsid w:val="00AC1BC2"/>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536B"/>
    <w:rsid w:val="00AE569E"/>
    <w:rsid w:val="00AE64B0"/>
    <w:rsid w:val="00AE6A34"/>
    <w:rsid w:val="00AF0DD0"/>
    <w:rsid w:val="00AF0F8B"/>
    <w:rsid w:val="00AF1AE0"/>
    <w:rsid w:val="00AF20C9"/>
    <w:rsid w:val="00AF39E2"/>
    <w:rsid w:val="00AF4A57"/>
    <w:rsid w:val="00AF525C"/>
    <w:rsid w:val="00AF608A"/>
    <w:rsid w:val="00AF60D0"/>
    <w:rsid w:val="00AF787D"/>
    <w:rsid w:val="00AF7F41"/>
    <w:rsid w:val="00B00FBD"/>
    <w:rsid w:val="00B01220"/>
    <w:rsid w:val="00B01462"/>
    <w:rsid w:val="00B01F2D"/>
    <w:rsid w:val="00B01F3E"/>
    <w:rsid w:val="00B02AD1"/>
    <w:rsid w:val="00B02BB4"/>
    <w:rsid w:val="00B0319D"/>
    <w:rsid w:val="00B050BD"/>
    <w:rsid w:val="00B05C89"/>
    <w:rsid w:val="00B0697D"/>
    <w:rsid w:val="00B07216"/>
    <w:rsid w:val="00B10231"/>
    <w:rsid w:val="00B11EC7"/>
    <w:rsid w:val="00B124F7"/>
    <w:rsid w:val="00B12FDB"/>
    <w:rsid w:val="00B132AF"/>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80796"/>
    <w:rsid w:val="00B81485"/>
    <w:rsid w:val="00B8158B"/>
    <w:rsid w:val="00B8172D"/>
    <w:rsid w:val="00B81E8E"/>
    <w:rsid w:val="00B82EF8"/>
    <w:rsid w:val="00B83309"/>
    <w:rsid w:val="00B875CA"/>
    <w:rsid w:val="00B93C07"/>
    <w:rsid w:val="00B9467A"/>
    <w:rsid w:val="00B94C3A"/>
    <w:rsid w:val="00B96205"/>
    <w:rsid w:val="00B96952"/>
    <w:rsid w:val="00B96D86"/>
    <w:rsid w:val="00B97EBF"/>
    <w:rsid w:val="00BA0330"/>
    <w:rsid w:val="00BA26CD"/>
    <w:rsid w:val="00BA2B44"/>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DD1"/>
    <w:rsid w:val="00BB6F1D"/>
    <w:rsid w:val="00BB71F1"/>
    <w:rsid w:val="00BC1826"/>
    <w:rsid w:val="00BC36BD"/>
    <w:rsid w:val="00BC37AF"/>
    <w:rsid w:val="00BC3826"/>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28E1"/>
    <w:rsid w:val="00C03722"/>
    <w:rsid w:val="00C03E71"/>
    <w:rsid w:val="00C03F70"/>
    <w:rsid w:val="00C046E2"/>
    <w:rsid w:val="00C04A51"/>
    <w:rsid w:val="00C04B9F"/>
    <w:rsid w:val="00C05D1E"/>
    <w:rsid w:val="00C069CA"/>
    <w:rsid w:val="00C06D1F"/>
    <w:rsid w:val="00C10563"/>
    <w:rsid w:val="00C105B9"/>
    <w:rsid w:val="00C10C7A"/>
    <w:rsid w:val="00C1100A"/>
    <w:rsid w:val="00C1400D"/>
    <w:rsid w:val="00C14BFB"/>
    <w:rsid w:val="00C14C1F"/>
    <w:rsid w:val="00C17741"/>
    <w:rsid w:val="00C204A2"/>
    <w:rsid w:val="00C20E9A"/>
    <w:rsid w:val="00C2110F"/>
    <w:rsid w:val="00C21A2A"/>
    <w:rsid w:val="00C22364"/>
    <w:rsid w:val="00C2276F"/>
    <w:rsid w:val="00C22CBD"/>
    <w:rsid w:val="00C23AD4"/>
    <w:rsid w:val="00C23C05"/>
    <w:rsid w:val="00C24DED"/>
    <w:rsid w:val="00C26F9F"/>
    <w:rsid w:val="00C277FD"/>
    <w:rsid w:val="00C32DD4"/>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83C"/>
    <w:rsid w:val="00C76A5C"/>
    <w:rsid w:val="00C779A6"/>
    <w:rsid w:val="00C8205A"/>
    <w:rsid w:val="00C82BD0"/>
    <w:rsid w:val="00C8364C"/>
    <w:rsid w:val="00C84031"/>
    <w:rsid w:val="00C84303"/>
    <w:rsid w:val="00C847E4"/>
    <w:rsid w:val="00C8692B"/>
    <w:rsid w:val="00C86FDB"/>
    <w:rsid w:val="00C90EFE"/>
    <w:rsid w:val="00C94B28"/>
    <w:rsid w:val="00C967F3"/>
    <w:rsid w:val="00C96872"/>
    <w:rsid w:val="00C972EF"/>
    <w:rsid w:val="00C9779B"/>
    <w:rsid w:val="00CA0784"/>
    <w:rsid w:val="00CA14F3"/>
    <w:rsid w:val="00CA1A56"/>
    <w:rsid w:val="00CA4380"/>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5B58"/>
    <w:rsid w:val="00CE5F1A"/>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A67"/>
    <w:rsid w:val="00D2158B"/>
    <w:rsid w:val="00D21624"/>
    <w:rsid w:val="00D22DD1"/>
    <w:rsid w:val="00D23753"/>
    <w:rsid w:val="00D23B58"/>
    <w:rsid w:val="00D23EAC"/>
    <w:rsid w:val="00D2455C"/>
    <w:rsid w:val="00D24C40"/>
    <w:rsid w:val="00D25B65"/>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3FA"/>
    <w:rsid w:val="00D44487"/>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38"/>
    <w:rsid w:val="00D803C6"/>
    <w:rsid w:val="00D8231A"/>
    <w:rsid w:val="00D84165"/>
    <w:rsid w:val="00D84B83"/>
    <w:rsid w:val="00D84E9E"/>
    <w:rsid w:val="00D85207"/>
    <w:rsid w:val="00D85897"/>
    <w:rsid w:val="00D86416"/>
    <w:rsid w:val="00D86BF4"/>
    <w:rsid w:val="00D9401A"/>
    <w:rsid w:val="00D94107"/>
    <w:rsid w:val="00D95BE4"/>
    <w:rsid w:val="00D96C94"/>
    <w:rsid w:val="00D96CF5"/>
    <w:rsid w:val="00DA01C2"/>
    <w:rsid w:val="00DA0295"/>
    <w:rsid w:val="00DA1266"/>
    <w:rsid w:val="00DA1BAF"/>
    <w:rsid w:val="00DA3433"/>
    <w:rsid w:val="00DA37D7"/>
    <w:rsid w:val="00DA38B4"/>
    <w:rsid w:val="00DA4899"/>
    <w:rsid w:val="00DA4A3E"/>
    <w:rsid w:val="00DA5410"/>
    <w:rsid w:val="00DA5C5D"/>
    <w:rsid w:val="00DA6CE1"/>
    <w:rsid w:val="00DA6D32"/>
    <w:rsid w:val="00DA6DDB"/>
    <w:rsid w:val="00DA772A"/>
    <w:rsid w:val="00DB1DFF"/>
    <w:rsid w:val="00DB25F9"/>
    <w:rsid w:val="00DB2D9A"/>
    <w:rsid w:val="00DB2FA2"/>
    <w:rsid w:val="00DB61C4"/>
    <w:rsid w:val="00DB6294"/>
    <w:rsid w:val="00DB644A"/>
    <w:rsid w:val="00DC054F"/>
    <w:rsid w:val="00DC063B"/>
    <w:rsid w:val="00DC393C"/>
    <w:rsid w:val="00DC426F"/>
    <w:rsid w:val="00DC4494"/>
    <w:rsid w:val="00DC4AEC"/>
    <w:rsid w:val="00DC4FD4"/>
    <w:rsid w:val="00DC54DA"/>
    <w:rsid w:val="00DC611E"/>
    <w:rsid w:val="00DC6A6A"/>
    <w:rsid w:val="00DC7426"/>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5BEE"/>
    <w:rsid w:val="00DE6685"/>
    <w:rsid w:val="00DE6913"/>
    <w:rsid w:val="00DE71B1"/>
    <w:rsid w:val="00DE7461"/>
    <w:rsid w:val="00DE7DA4"/>
    <w:rsid w:val="00DF311E"/>
    <w:rsid w:val="00DF4AE5"/>
    <w:rsid w:val="00DF56C4"/>
    <w:rsid w:val="00DF65DC"/>
    <w:rsid w:val="00DF72D9"/>
    <w:rsid w:val="00DF7528"/>
    <w:rsid w:val="00DF77A7"/>
    <w:rsid w:val="00DF7C11"/>
    <w:rsid w:val="00E01029"/>
    <w:rsid w:val="00E031BE"/>
    <w:rsid w:val="00E03A59"/>
    <w:rsid w:val="00E03C4C"/>
    <w:rsid w:val="00E04E74"/>
    <w:rsid w:val="00E0532F"/>
    <w:rsid w:val="00E064DE"/>
    <w:rsid w:val="00E06D42"/>
    <w:rsid w:val="00E1077D"/>
    <w:rsid w:val="00E108DF"/>
    <w:rsid w:val="00E11826"/>
    <w:rsid w:val="00E11AD6"/>
    <w:rsid w:val="00E123B1"/>
    <w:rsid w:val="00E14072"/>
    <w:rsid w:val="00E166EF"/>
    <w:rsid w:val="00E16E21"/>
    <w:rsid w:val="00E17B65"/>
    <w:rsid w:val="00E212A2"/>
    <w:rsid w:val="00E22B3D"/>
    <w:rsid w:val="00E24473"/>
    <w:rsid w:val="00E252CC"/>
    <w:rsid w:val="00E27171"/>
    <w:rsid w:val="00E27374"/>
    <w:rsid w:val="00E2768C"/>
    <w:rsid w:val="00E27AEF"/>
    <w:rsid w:val="00E27CE6"/>
    <w:rsid w:val="00E27D7A"/>
    <w:rsid w:val="00E301F5"/>
    <w:rsid w:val="00E30271"/>
    <w:rsid w:val="00E305CE"/>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1A16"/>
    <w:rsid w:val="00E44D91"/>
    <w:rsid w:val="00E474FD"/>
    <w:rsid w:val="00E51AB2"/>
    <w:rsid w:val="00E51CF1"/>
    <w:rsid w:val="00E51E2D"/>
    <w:rsid w:val="00E5301C"/>
    <w:rsid w:val="00E5514B"/>
    <w:rsid w:val="00E55D09"/>
    <w:rsid w:val="00E55EDB"/>
    <w:rsid w:val="00E632C3"/>
    <w:rsid w:val="00E64AA4"/>
    <w:rsid w:val="00E64CDE"/>
    <w:rsid w:val="00E64F83"/>
    <w:rsid w:val="00E66248"/>
    <w:rsid w:val="00E66B2C"/>
    <w:rsid w:val="00E67701"/>
    <w:rsid w:val="00E67BE7"/>
    <w:rsid w:val="00E67EC9"/>
    <w:rsid w:val="00E707D9"/>
    <w:rsid w:val="00E70FF7"/>
    <w:rsid w:val="00E7119F"/>
    <w:rsid w:val="00E711A4"/>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845"/>
    <w:rsid w:val="00E879E3"/>
    <w:rsid w:val="00E87CF9"/>
    <w:rsid w:val="00E87FA2"/>
    <w:rsid w:val="00E91602"/>
    <w:rsid w:val="00E93DEA"/>
    <w:rsid w:val="00E959F9"/>
    <w:rsid w:val="00E968BB"/>
    <w:rsid w:val="00E96F98"/>
    <w:rsid w:val="00E97812"/>
    <w:rsid w:val="00EA1B02"/>
    <w:rsid w:val="00EA3B57"/>
    <w:rsid w:val="00EA4AF9"/>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B7E13"/>
    <w:rsid w:val="00EC09D4"/>
    <w:rsid w:val="00EC1053"/>
    <w:rsid w:val="00EC1B27"/>
    <w:rsid w:val="00EC39F5"/>
    <w:rsid w:val="00EC3FFE"/>
    <w:rsid w:val="00EC5690"/>
    <w:rsid w:val="00EC6A0D"/>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58BB"/>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130F"/>
    <w:rsid w:val="00F3137C"/>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60D6"/>
    <w:rsid w:val="00F46501"/>
    <w:rsid w:val="00F4650E"/>
    <w:rsid w:val="00F46914"/>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0B5"/>
    <w:rsid w:val="00FE1B25"/>
    <w:rsid w:val="00FE34A5"/>
    <w:rsid w:val="00FE496B"/>
    <w:rsid w:val="00FE65C4"/>
    <w:rsid w:val="00FE7D1B"/>
    <w:rsid w:val="00FF0958"/>
    <w:rsid w:val="00FF0E92"/>
    <w:rsid w:val="00FF2A73"/>
    <w:rsid w:val="00FF32F5"/>
    <w:rsid w:val="00FF3EAD"/>
    <w:rsid w:val="00FF49D3"/>
    <w:rsid w:val="00FF725F"/>
    <w:rsid w:val="00FF7960"/>
    <w:rsid w:val="011F3E35"/>
    <w:rsid w:val="0132189F"/>
    <w:rsid w:val="01A249C3"/>
    <w:rsid w:val="02157BAF"/>
    <w:rsid w:val="0242180B"/>
    <w:rsid w:val="024345BA"/>
    <w:rsid w:val="0270349D"/>
    <w:rsid w:val="02964BB7"/>
    <w:rsid w:val="02E0372B"/>
    <w:rsid w:val="02F14E73"/>
    <w:rsid w:val="02F15E61"/>
    <w:rsid w:val="03180CA2"/>
    <w:rsid w:val="037A667A"/>
    <w:rsid w:val="03817B7B"/>
    <w:rsid w:val="03A847B0"/>
    <w:rsid w:val="03E72B61"/>
    <w:rsid w:val="04003C23"/>
    <w:rsid w:val="046271CE"/>
    <w:rsid w:val="04730CD1"/>
    <w:rsid w:val="04765382"/>
    <w:rsid w:val="048831CD"/>
    <w:rsid w:val="048B3C62"/>
    <w:rsid w:val="04B25558"/>
    <w:rsid w:val="04CA2741"/>
    <w:rsid w:val="04CB430C"/>
    <w:rsid w:val="04E36C7A"/>
    <w:rsid w:val="04EE69F2"/>
    <w:rsid w:val="05157BA2"/>
    <w:rsid w:val="055B1674"/>
    <w:rsid w:val="057A0121"/>
    <w:rsid w:val="05BB42A5"/>
    <w:rsid w:val="05C97A79"/>
    <w:rsid w:val="05CA098C"/>
    <w:rsid w:val="05FA3EFF"/>
    <w:rsid w:val="06142963"/>
    <w:rsid w:val="065244E2"/>
    <w:rsid w:val="06565D7C"/>
    <w:rsid w:val="068E4CB3"/>
    <w:rsid w:val="069B7985"/>
    <w:rsid w:val="06AA3733"/>
    <w:rsid w:val="06D51DF7"/>
    <w:rsid w:val="06DA1003"/>
    <w:rsid w:val="06E72879"/>
    <w:rsid w:val="06FB0554"/>
    <w:rsid w:val="07074D68"/>
    <w:rsid w:val="076E2F31"/>
    <w:rsid w:val="0777171E"/>
    <w:rsid w:val="079325A4"/>
    <w:rsid w:val="07EF6563"/>
    <w:rsid w:val="08064312"/>
    <w:rsid w:val="08103F84"/>
    <w:rsid w:val="08412D03"/>
    <w:rsid w:val="08601134"/>
    <w:rsid w:val="08734145"/>
    <w:rsid w:val="08872B9B"/>
    <w:rsid w:val="08B115BE"/>
    <w:rsid w:val="08C8586E"/>
    <w:rsid w:val="08CD7C2E"/>
    <w:rsid w:val="08EB1904"/>
    <w:rsid w:val="08F73F7E"/>
    <w:rsid w:val="09094D5B"/>
    <w:rsid w:val="092729EC"/>
    <w:rsid w:val="0A256DAB"/>
    <w:rsid w:val="0A661BE4"/>
    <w:rsid w:val="0AB274C1"/>
    <w:rsid w:val="0ABA45C7"/>
    <w:rsid w:val="0AC304F8"/>
    <w:rsid w:val="0B03014E"/>
    <w:rsid w:val="0B2237CD"/>
    <w:rsid w:val="0B225AEE"/>
    <w:rsid w:val="0B4128A5"/>
    <w:rsid w:val="0B416FFB"/>
    <w:rsid w:val="0BC545F0"/>
    <w:rsid w:val="0C451FDB"/>
    <w:rsid w:val="0C51256B"/>
    <w:rsid w:val="0C633EE5"/>
    <w:rsid w:val="0CA7320E"/>
    <w:rsid w:val="0CD43E9E"/>
    <w:rsid w:val="0D142B2A"/>
    <w:rsid w:val="0D184B0E"/>
    <w:rsid w:val="0D2A3BCC"/>
    <w:rsid w:val="0D722EC0"/>
    <w:rsid w:val="0E3B3453"/>
    <w:rsid w:val="0E5B21CD"/>
    <w:rsid w:val="0E9B5476"/>
    <w:rsid w:val="0EF0664B"/>
    <w:rsid w:val="0F1371AF"/>
    <w:rsid w:val="0FD22D29"/>
    <w:rsid w:val="0FE54CA1"/>
    <w:rsid w:val="0FED083D"/>
    <w:rsid w:val="0FFA439F"/>
    <w:rsid w:val="10363B99"/>
    <w:rsid w:val="10763B40"/>
    <w:rsid w:val="108259CF"/>
    <w:rsid w:val="109444A5"/>
    <w:rsid w:val="10B22749"/>
    <w:rsid w:val="10C33DFD"/>
    <w:rsid w:val="1115697F"/>
    <w:rsid w:val="11761533"/>
    <w:rsid w:val="1196344A"/>
    <w:rsid w:val="11A80BA1"/>
    <w:rsid w:val="120C01BF"/>
    <w:rsid w:val="121D3322"/>
    <w:rsid w:val="12303925"/>
    <w:rsid w:val="12A7742E"/>
    <w:rsid w:val="12E3697C"/>
    <w:rsid w:val="12E61BEF"/>
    <w:rsid w:val="1332616D"/>
    <w:rsid w:val="137E4054"/>
    <w:rsid w:val="13CC0136"/>
    <w:rsid w:val="13D473AC"/>
    <w:rsid w:val="13DF3613"/>
    <w:rsid w:val="14230E50"/>
    <w:rsid w:val="14315888"/>
    <w:rsid w:val="14662D74"/>
    <w:rsid w:val="146E2403"/>
    <w:rsid w:val="147877F9"/>
    <w:rsid w:val="148443FC"/>
    <w:rsid w:val="14920E1D"/>
    <w:rsid w:val="14C74A66"/>
    <w:rsid w:val="14D54609"/>
    <w:rsid w:val="14FF7E73"/>
    <w:rsid w:val="150C21C4"/>
    <w:rsid w:val="1535517E"/>
    <w:rsid w:val="15BE3E81"/>
    <w:rsid w:val="1609578F"/>
    <w:rsid w:val="16184F77"/>
    <w:rsid w:val="161A4E32"/>
    <w:rsid w:val="16701C3B"/>
    <w:rsid w:val="168D6D15"/>
    <w:rsid w:val="16B94421"/>
    <w:rsid w:val="16DC5B04"/>
    <w:rsid w:val="16F42B84"/>
    <w:rsid w:val="171B3F7D"/>
    <w:rsid w:val="171E5244"/>
    <w:rsid w:val="17A530E5"/>
    <w:rsid w:val="17B00BF7"/>
    <w:rsid w:val="17D44BAC"/>
    <w:rsid w:val="181A1258"/>
    <w:rsid w:val="187063AE"/>
    <w:rsid w:val="18927253"/>
    <w:rsid w:val="18BA71DD"/>
    <w:rsid w:val="192F17D1"/>
    <w:rsid w:val="19667B1F"/>
    <w:rsid w:val="197F4058"/>
    <w:rsid w:val="198E2D6D"/>
    <w:rsid w:val="19C174FB"/>
    <w:rsid w:val="19CF2AFA"/>
    <w:rsid w:val="1A23521E"/>
    <w:rsid w:val="1A316272"/>
    <w:rsid w:val="1A420707"/>
    <w:rsid w:val="1A432459"/>
    <w:rsid w:val="1A4475B5"/>
    <w:rsid w:val="1A9848EB"/>
    <w:rsid w:val="1B1D3DCE"/>
    <w:rsid w:val="1B41692D"/>
    <w:rsid w:val="1B4C6B7E"/>
    <w:rsid w:val="1B7F1CF7"/>
    <w:rsid w:val="1BBD4008"/>
    <w:rsid w:val="1C867978"/>
    <w:rsid w:val="1CC205A8"/>
    <w:rsid w:val="1D425C69"/>
    <w:rsid w:val="1D4E05D6"/>
    <w:rsid w:val="1D8636DA"/>
    <w:rsid w:val="1DBB1483"/>
    <w:rsid w:val="1E2456C9"/>
    <w:rsid w:val="1E2938EB"/>
    <w:rsid w:val="1E4609EC"/>
    <w:rsid w:val="1E5872EF"/>
    <w:rsid w:val="1E9F1B82"/>
    <w:rsid w:val="1EA8038F"/>
    <w:rsid w:val="1EB770F2"/>
    <w:rsid w:val="1F675A93"/>
    <w:rsid w:val="1F6D7D96"/>
    <w:rsid w:val="1FC83CB0"/>
    <w:rsid w:val="1FD978B9"/>
    <w:rsid w:val="200B446C"/>
    <w:rsid w:val="201D2D02"/>
    <w:rsid w:val="204A7834"/>
    <w:rsid w:val="2095505A"/>
    <w:rsid w:val="20A31D1E"/>
    <w:rsid w:val="20C437D9"/>
    <w:rsid w:val="20E00149"/>
    <w:rsid w:val="210E6D16"/>
    <w:rsid w:val="21625665"/>
    <w:rsid w:val="21BA6C0D"/>
    <w:rsid w:val="220B1A78"/>
    <w:rsid w:val="221654BB"/>
    <w:rsid w:val="222E4A42"/>
    <w:rsid w:val="225324DA"/>
    <w:rsid w:val="22543494"/>
    <w:rsid w:val="227F7725"/>
    <w:rsid w:val="228D6354"/>
    <w:rsid w:val="22A16615"/>
    <w:rsid w:val="22CD2140"/>
    <w:rsid w:val="2351491E"/>
    <w:rsid w:val="23CD1FB0"/>
    <w:rsid w:val="23F03D27"/>
    <w:rsid w:val="24501B32"/>
    <w:rsid w:val="245437CF"/>
    <w:rsid w:val="245636BF"/>
    <w:rsid w:val="246636D5"/>
    <w:rsid w:val="2480166F"/>
    <w:rsid w:val="249B2E25"/>
    <w:rsid w:val="24D244AD"/>
    <w:rsid w:val="24DE0E06"/>
    <w:rsid w:val="25B12B77"/>
    <w:rsid w:val="25BB7858"/>
    <w:rsid w:val="25C95FE6"/>
    <w:rsid w:val="25F71B9C"/>
    <w:rsid w:val="26340887"/>
    <w:rsid w:val="266A2071"/>
    <w:rsid w:val="26965A9A"/>
    <w:rsid w:val="269C0C42"/>
    <w:rsid w:val="26DF4F98"/>
    <w:rsid w:val="26FB0F93"/>
    <w:rsid w:val="2702603D"/>
    <w:rsid w:val="270B2208"/>
    <w:rsid w:val="27256F7B"/>
    <w:rsid w:val="2732463E"/>
    <w:rsid w:val="27973976"/>
    <w:rsid w:val="27A57918"/>
    <w:rsid w:val="27AC75BE"/>
    <w:rsid w:val="27C44E29"/>
    <w:rsid w:val="27E04E4D"/>
    <w:rsid w:val="27F037AE"/>
    <w:rsid w:val="28200527"/>
    <w:rsid w:val="28226007"/>
    <w:rsid w:val="2828490B"/>
    <w:rsid w:val="285F4A1C"/>
    <w:rsid w:val="28A35CF7"/>
    <w:rsid w:val="28CA251A"/>
    <w:rsid w:val="28D11FA7"/>
    <w:rsid w:val="28F168A2"/>
    <w:rsid w:val="294B4E23"/>
    <w:rsid w:val="295C2DFA"/>
    <w:rsid w:val="29B92D85"/>
    <w:rsid w:val="2A3E4CE3"/>
    <w:rsid w:val="2A44045E"/>
    <w:rsid w:val="2A49750E"/>
    <w:rsid w:val="2A896E93"/>
    <w:rsid w:val="2AA56458"/>
    <w:rsid w:val="2AD27C59"/>
    <w:rsid w:val="2AE337D3"/>
    <w:rsid w:val="2AE92E2D"/>
    <w:rsid w:val="2B481888"/>
    <w:rsid w:val="2BE0771F"/>
    <w:rsid w:val="2BE15DF0"/>
    <w:rsid w:val="2C091F2B"/>
    <w:rsid w:val="2C1C1298"/>
    <w:rsid w:val="2C1D23AF"/>
    <w:rsid w:val="2C780AAA"/>
    <w:rsid w:val="2C7B7F44"/>
    <w:rsid w:val="2C8C42F8"/>
    <w:rsid w:val="2CA332FA"/>
    <w:rsid w:val="2CD85B40"/>
    <w:rsid w:val="2D022355"/>
    <w:rsid w:val="2D030945"/>
    <w:rsid w:val="2D0D0FDB"/>
    <w:rsid w:val="2D502392"/>
    <w:rsid w:val="2DA21723"/>
    <w:rsid w:val="2DB01DAD"/>
    <w:rsid w:val="2E4C45E2"/>
    <w:rsid w:val="2E7B0A07"/>
    <w:rsid w:val="2E944D31"/>
    <w:rsid w:val="2EC328A6"/>
    <w:rsid w:val="2EC92CDF"/>
    <w:rsid w:val="2EDF69A7"/>
    <w:rsid w:val="2F09535D"/>
    <w:rsid w:val="2F25091D"/>
    <w:rsid w:val="2F412CFF"/>
    <w:rsid w:val="2F7E3ACA"/>
    <w:rsid w:val="2F8A6913"/>
    <w:rsid w:val="2F8C5D62"/>
    <w:rsid w:val="3044466D"/>
    <w:rsid w:val="304C3669"/>
    <w:rsid w:val="30847806"/>
    <w:rsid w:val="30960AA8"/>
    <w:rsid w:val="30B20423"/>
    <w:rsid w:val="30D51CF2"/>
    <w:rsid w:val="30EC49F0"/>
    <w:rsid w:val="312729F5"/>
    <w:rsid w:val="322C1F03"/>
    <w:rsid w:val="32563DCD"/>
    <w:rsid w:val="327B5967"/>
    <w:rsid w:val="32942857"/>
    <w:rsid w:val="32D6215C"/>
    <w:rsid w:val="32E91BA2"/>
    <w:rsid w:val="33150AC5"/>
    <w:rsid w:val="33192C47"/>
    <w:rsid w:val="33524655"/>
    <w:rsid w:val="33696CE6"/>
    <w:rsid w:val="33A27120"/>
    <w:rsid w:val="33DA3FDB"/>
    <w:rsid w:val="33DC09B5"/>
    <w:rsid w:val="33E7277D"/>
    <w:rsid w:val="340C1258"/>
    <w:rsid w:val="341E5108"/>
    <w:rsid w:val="344444DF"/>
    <w:rsid w:val="34517A0F"/>
    <w:rsid w:val="34904536"/>
    <w:rsid w:val="34945B3E"/>
    <w:rsid w:val="34E30DEB"/>
    <w:rsid w:val="352232E1"/>
    <w:rsid w:val="355F580C"/>
    <w:rsid w:val="35F84942"/>
    <w:rsid w:val="36BF1B52"/>
    <w:rsid w:val="37233C92"/>
    <w:rsid w:val="3727713D"/>
    <w:rsid w:val="372872F9"/>
    <w:rsid w:val="372F1E31"/>
    <w:rsid w:val="3744211E"/>
    <w:rsid w:val="374B2599"/>
    <w:rsid w:val="374D4BF2"/>
    <w:rsid w:val="37E10F54"/>
    <w:rsid w:val="3844666B"/>
    <w:rsid w:val="38B92252"/>
    <w:rsid w:val="39242F8A"/>
    <w:rsid w:val="39587C6F"/>
    <w:rsid w:val="398C2302"/>
    <w:rsid w:val="3A096826"/>
    <w:rsid w:val="3A3B36DD"/>
    <w:rsid w:val="3AC213F1"/>
    <w:rsid w:val="3AE30966"/>
    <w:rsid w:val="3B0E509C"/>
    <w:rsid w:val="3B696559"/>
    <w:rsid w:val="3B6B1BFD"/>
    <w:rsid w:val="3B953D60"/>
    <w:rsid w:val="3C012C60"/>
    <w:rsid w:val="3C206AE5"/>
    <w:rsid w:val="3C5A766D"/>
    <w:rsid w:val="3C6F7AB5"/>
    <w:rsid w:val="3C713E6E"/>
    <w:rsid w:val="3C7921E9"/>
    <w:rsid w:val="3C861606"/>
    <w:rsid w:val="3C9B7E46"/>
    <w:rsid w:val="3CBD0E6B"/>
    <w:rsid w:val="3CD95617"/>
    <w:rsid w:val="3CE63A65"/>
    <w:rsid w:val="3DC612C4"/>
    <w:rsid w:val="3DCC6348"/>
    <w:rsid w:val="3DF416E9"/>
    <w:rsid w:val="3DF47616"/>
    <w:rsid w:val="3E055BB3"/>
    <w:rsid w:val="3E05771F"/>
    <w:rsid w:val="3E1D4DF6"/>
    <w:rsid w:val="3E546A69"/>
    <w:rsid w:val="3E91132F"/>
    <w:rsid w:val="3EC86B10"/>
    <w:rsid w:val="3ED92ACB"/>
    <w:rsid w:val="3F215B84"/>
    <w:rsid w:val="3F241C50"/>
    <w:rsid w:val="3F6F319B"/>
    <w:rsid w:val="3FD773D8"/>
    <w:rsid w:val="3FFB210A"/>
    <w:rsid w:val="400C0C60"/>
    <w:rsid w:val="403E3D99"/>
    <w:rsid w:val="40890521"/>
    <w:rsid w:val="40BF6320"/>
    <w:rsid w:val="41372A0F"/>
    <w:rsid w:val="41791B6C"/>
    <w:rsid w:val="418E47F1"/>
    <w:rsid w:val="41AE08D9"/>
    <w:rsid w:val="41C00C1C"/>
    <w:rsid w:val="41D61543"/>
    <w:rsid w:val="424718E9"/>
    <w:rsid w:val="42626048"/>
    <w:rsid w:val="4267663F"/>
    <w:rsid w:val="42871C78"/>
    <w:rsid w:val="429706CB"/>
    <w:rsid w:val="42C37933"/>
    <w:rsid w:val="42D04B01"/>
    <w:rsid w:val="42DF3C2B"/>
    <w:rsid w:val="43016E8C"/>
    <w:rsid w:val="431D6B70"/>
    <w:rsid w:val="432A19B5"/>
    <w:rsid w:val="433D2A62"/>
    <w:rsid w:val="43645DDD"/>
    <w:rsid w:val="43687525"/>
    <w:rsid w:val="43741014"/>
    <w:rsid w:val="44412DB4"/>
    <w:rsid w:val="44653FDD"/>
    <w:rsid w:val="449726AA"/>
    <w:rsid w:val="44BB308D"/>
    <w:rsid w:val="44E65610"/>
    <w:rsid w:val="450B01D1"/>
    <w:rsid w:val="45494127"/>
    <w:rsid w:val="454C7DA8"/>
    <w:rsid w:val="45DD1325"/>
    <w:rsid w:val="460615F1"/>
    <w:rsid w:val="461C1338"/>
    <w:rsid w:val="465D6FBE"/>
    <w:rsid w:val="46691F4A"/>
    <w:rsid w:val="46AD4235"/>
    <w:rsid w:val="46BE54BF"/>
    <w:rsid w:val="46D25CDE"/>
    <w:rsid w:val="470D128A"/>
    <w:rsid w:val="47B333C0"/>
    <w:rsid w:val="480504D6"/>
    <w:rsid w:val="4865023E"/>
    <w:rsid w:val="487C0D6E"/>
    <w:rsid w:val="488066AD"/>
    <w:rsid w:val="48DD49CB"/>
    <w:rsid w:val="48F86243"/>
    <w:rsid w:val="4904108C"/>
    <w:rsid w:val="49257ADE"/>
    <w:rsid w:val="49616DA7"/>
    <w:rsid w:val="49785E9C"/>
    <w:rsid w:val="49842342"/>
    <w:rsid w:val="49905AF9"/>
    <w:rsid w:val="499572A6"/>
    <w:rsid w:val="49E24A0B"/>
    <w:rsid w:val="4A434EE9"/>
    <w:rsid w:val="4A9401EE"/>
    <w:rsid w:val="4AD93E52"/>
    <w:rsid w:val="4B2652EA"/>
    <w:rsid w:val="4B772763"/>
    <w:rsid w:val="4BD10222"/>
    <w:rsid w:val="4C8E0B8F"/>
    <w:rsid w:val="4CD75240"/>
    <w:rsid w:val="4D022CEB"/>
    <w:rsid w:val="4D243AAB"/>
    <w:rsid w:val="4D34390D"/>
    <w:rsid w:val="4D553C64"/>
    <w:rsid w:val="4D5E7ADB"/>
    <w:rsid w:val="4D654093"/>
    <w:rsid w:val="4D7E7597"/>
    <w:rsid w:val="4D802E1A"/>
    <w:rsid w:val="4D802E64"/>
    <w:rsid w:val="4DA87B40"/>
    <w:rsid w:val="4DB16B6D"/>
    <w:rsid w:val="4DC5789B"/>
    <w:rsid w:val="4DD86643"/>
    <w:rsid w:val="4DD9654B"/>
    <w:rsid w:val="4DE70FB7"/>
    <w:rsid w:val="4E437D75"/>
    <w:rsid w:val="4E5C1022"/>
    <w:rsid w:val="4E9433DE"/>
    <w:rsid w:val="4F1E2498"/>
    <w:rsid w:val="4F931398"/>
    <w:rsid w:val="4F9C4731"/>
    <w:rsid w:val="4FC404FE"/>
    <w:rsid w:val="50907598"/>
    <w:rsid w:val="511D1732"/>
    <w:rsid w:val="51257D51"/>
    <w:rsid w:val="512A5CE8"/>
    <w:rsid w:val="516314A7"/>
    <w:rsid w:val="51680AC2"/>
    <w:rsid w:val="516E3F7C"/>
    <w:rsid w:val="51870AAC"/>
    <w:rsid w:val="518C15DC"/>
    <w:rsid w:val="51943938"/>
    <w:rsid w:val="51B53CD8"/>
    <w:rsid w:val="521B6AD3"/>
    <w:rsid w:val="52596E8A"/>
    <w:rsid w:val="526D1A50"/>
    <w:rsid w:val="527E2ED8"/>
    <w:rsid w:val="52AD1297"/>
    <w:rsid w:val="52BB41D1"/>
    <w:rsid w:val="52C673A9"/>
    <w:rsid w:val="52F615F5"/>
    <w:rsid w:val="53047508"/>
    <w:rsid w:val="531D3D91"/>
    <w:rsid w:val="534D301B"/>
    <w:rsid w:val="539E6D82"/>
    <w:rsid w:val="53B65679"/>
    <w:rsid w:val="54010E82"/>
    <w:rsid w:val="541E0777"/>
    <w:rsid w:val="546E3E6D"/>
    <w:rsid w:val="54AC6029"/>
    <w:rsid w:val="55453244"/>
    <w:rsid w:val="5552072C"/>
    <w:rsid w:val="55560456"/>
    <w:rsid w:val="55B5297A"/>
    <w:rsid w:val="55C836D8"/>
    <w:rsid w:val="56157587"/>
    <w:rsid w:val="56A812A9"/>
    <w:rsid w:val="57660B6F"/>
    <w:rsid w:val="578B7588"/>
    <w:rsid w:val="579E3C00"/>
    <w:rsid w:val="57E33B36"/>
    <w:rsid w:val="581E7E10"/>
    <w:rsid w:val="58236E9B"/>
    <w:rsid w:val="58361706"/>
    <w:rsid w:val="589C2631"/>
    <w:rsid w:val="58F416D1"/>
    <w:rsid w:val="59465A93"/>
    <w:rsid w:val="5954396A"/>
    <w:rsid w:val="59A059FB"/>
    <w:rsid w:val="59D979CB"/>
    <w:rsid w:val="5A3D61AC"/>
    <w:rsid w:val="5A826473"/>
    <w:rsid w:val="5ABB702F"/>
    <w:rsid w:val="5AE55A24"/>
    <w:rsid w:val="5B066FBC"/>
    <w:rsid w:val="5B490159"/>
    <w:rsid w:val="5B5D1586"/>
    <w:rsid w:val="5B7756EE"/>
    <w:rsid w:val="5B8B67A9"/>
    <w:rsid w:val="5BD1246C"/>
    <w:rsid w:val="5C237872"/>
    <w:rsid w:val="5C3B0C6E"/>
    <w:rsid w:val="5C7A3D75"/>
    <w:rsid w:val="5C892EF4"/>
    <w:rsid w:val="5CAB08D4"/>
    <w:rsid w:val="5CD01973"/>
    <w:rsid w:val="5D082B9D"/>
    <w:rsid w:val="5D2F66E8"/>
    <w:rsid w:val="5D440E58"/>
    <w:rsid w:val="5D706898"/>
    <w:rsid w:val="5D712939"/>
    <w:rsid w:val="5DB556A9"/>
    <w:rsid w:val="5DB95026"/>
    <w:rsid w:val="5DBC7D30"/>
    <w:rsid w:val="5DCF35BF"/>
    <w:rsid w:val="5E800D5D"/>
    <w:rsid w:val="5F213580"/>
    <w:rsid w:val="5F2D3A56"/>
    <w:rsid w:val="5F434264"/>
    <w:rsid w:val="5F61025C"/>
    <w:rsid w:val="5FB87B5F"/>
    <w:rsid w:val="5FC5273D"/>
    <w:rsid w:val="5FD37C12"/>
    <w:rsid w:val="600D10E6"/>
    <w:rsid w:val="60146C47"/>
    <w:rsid w:val="603D4B61"/>
    <w:rsid w:val="60A31DDB"/>
    <w:rsid w:val="60B13321"/>
    <w:rsid w:val="60EA5521"/>
    <w:rsid w:val="60EC092C"/>
    <w:rsid w:val="61293C60"/>
    <w:rsid w:val="61313249"/>
    <w:rsid w:val="61481C9C"/>
    <w:rsid w:val="617C580C"/>
    <w:rsid w:val="61894D8C"/>
    <w:rsid w:val="61B50644"/>
    <w:rsid w:val="622E3C3E"/>
    <w:rsid w:val="627B1F67"/>
    <w:rsid w:val="627E2877"/>
    <w:rsid w:val="629740A7"/>
    <w:rsid w:val="62D913EF"/>
    <w:rsid w:val="62E736E5"/>
    <w:rsid w:val="630261E5"/>
    <w:rsid w:val="63B77048"/>
    <w:rsid w:val="63D86152"/>
    <w:rsid w:val="63E45B3F"/>
    <w:rsid w:val="63F61158"/>
    <w:rsid w:val="6433054D"/>
    <w:rsid w:val="64692930"/>
    <w:rsid w:val="6481238F"/>
    <w:rsid w:val="64FC2EFB"/>
    <w:rsid w:val="65087432"/>
    <w:rsid w:val="657167CD"/>
    <w:rsid w:val="657F4E32"/>
    <w:rsid w:val="659E1FFE"/>
    <w:rsid w:val="664470E6"/>
    <w:rsid w:val="665C21C9"/>
    <w:rsid w:val="66724C91"/>
    <w:rsid w:val="669D2938"/>
    <w:rsid w:val="66FE3D87"/>
    <w:rsid w:val="66FE4072"/>
    <w:rsid w:val="67C43A69"/>
    <w:rsid w:val="67CA4DF7"/>
    <w:rsid w:val="67CD74FC"/>
    <w:rsid w:val="67EF710B"/>
    <w:rsid w:val="68014E2F"/>
    <w:rsid w:val="681F5143"/>
    <w:rsid w:val="682E35D8"/>
    <w:rsid w:val="686A07D4"/>
    <w:rsid w:val="68B735CD"/>
    <w:rsid w:val="68FD36D6"/>
    <w:rsid w:val="695833C7"/>
    <w:rsid w:val="697446CC"/>
    <w:rsid w:val="69C16178"/>
    <w:rsid w:val="69EA386D"/>
    <w:rsid w:val="69F70FB4"/>
    <w:rsid w:val="6A3E1B0F"/>
    <w:rsid w:val="6A5A4B58"/>
    <w:rsid w:val="6A5C430C"/>
    <w:rsid w:val="6AAE7A8C"/>
    <w:rsid w:val="6AC24FBA"/>
    <w:rsid w:val="6B0F5943"/>
    <w:rsid w:val="6B433A1D"/>
    <w:rsid w:val="6B805CD7"/>
    <w:rsid w:val="6B89056B"/>
    <w:rsid w:val="6B8F13B4"/>
    <w:rsid w:val="6C086943"/>
    <w:rsid w:val="6C304556"/>
    <w:rsid w:val="6C30724E"/>
    <w:rsid w:val="6C5D40D5"/>
    <w:rsid w:val="6C7C5E22"/>
    <w:rsid w:val="6C8F3A70"/>
    <w:rsid w:val="6CC00A85"/>
    <w:rsid w:val="6D8A4C4F"/>
    <w:rsid w:val="6DA05684"/>
    <w:rsid w:val="6DF57072"/>
    <w:rsid w:val="6E865317"/>
    <w:rsid w:val="6EB85329"/>
    <w:rsid w:val="6EBE16CC"/>
    <w:rsid w:val="6EC842E3"/>
    <w:rsid w:val="6ED3761B"/>
    <w:rsid w:val="6ED50421"/>
    <w:rsid w:val="6F627BC1"/>
    <w:rsid w:val="6FEC3A28"/>
    <w:rsid w:val="6FFC3846"/>
    <w:rsid w:val="70190A6A"/>
    <w:rsid w:val="7055204A"/>
    <w:rsid w:val="70687500"/>
    <w:rsid w:val="70A64A50"/>
    <w:rsid w:val="70D94A29"/>
    <w:rsid w:val="70DA04B3"/>
    <w:rsid w:val="70DA1BB4"/>
    <w:rsid w:val="71595E71"/>
    <w:rsid w:val="716C72CB"/>
    <w:rsid w:val="71B601F0"/>
    <w:rsid w:val="71BE6245"/>
    <w:rsid w:val="71E02214"/>
    <w:rsid w:val="720C6E38"/>
    <w:rsid w:val="724063E2"/>
    <w:rsid w:val="7246682F"/>
    <w:rsid w:val="724B2284"/>
    <w:rsid w:val="727E45B5"/>
    <w:rsid w:val="72847CAE"/>
    <w:rsid w:val="72920854"/>
    <w:rsid w:val="72B017B9"/>
    <w:rsid w:val="72E5032F"/>
    <w:rsid w:val="72E90827"/>
    <w:rsid w:val="730218E9"/>
    <w:rsid w:val="732A6DF8"/>
    <w:rsid w:val="733D1BBA"/>
    <w:rsid w:val="734D4880"/>
    <w:rsid w:val="735A1CDA"/>
    <w:rsid w:val="73644FF7"/>
    <w:rsid w:val="7398442F"/>
    <w:rsid w:val="742E35F3"/>
    <w:rsid w:val="74945A14"/>
    <w:rsid w:val="74D143DF"/>
    <w:rsid w:val="750547BC"/>
    <w:rsid w:val="75071EB1"/>
    <w:rsid w:val="75441047"/>
    <w:rsid w:val="754908E9"/>
    <w:rsid w:val="75504B8E"/>
    <w:rsid w:val="75695C4F"/>
    <w:rsid w:val="758D193E"/>
    <w:rsid w:val="75AD1FE0"/>
    <w:rsid w:val="75CA669A"/>
    <w:rsid w:val="75DE03EB"/>
    <w:rsid w:val="763A6DDA"/>
    <w:rsid w:val="765E6AE5"/>
    <w:rsid w:val="768B7B98"/>
    <w:rsid w:val="76F81981"/>
    <w:rsid w:val="773D7394"/>
    <w:rsid w:val="774B7D02"/>
    <w:rsid w:val="775171D0"/>
    <w:rsid w:val="775D4F2B"/>
    <w:rsid w:val="77691E72"/>
    <w:rsid w:val="777A57C0"/>
    <w:rsid w:val="77AC166A"/>
    <w:rsid w:val="77CF26E1"/>
    <w:rsid w:val="784748CC"/>
    <w:rsid w:val="786A14B8"/>
    <w:rsid w:val="789A3A8E"/>
    <w:rsid w:val="795A008D"/>
    <w:rsid w:val="79982490"/>
    <w:rsid w:val="79C54B5F"/>
    <w:rsid w:val="79EA1A55"/>
    <w:rsid w:val="79FB41E6"/>
    <w:rsid w:val="79FE376E"/>
    <w:rsid w:val="7A95776D"/>
    <w:rsid w:val="7ABD0FBC"/>
    <w:rsid w:val="7ADE4CE0"/>
    <w:rsid w:val="7B372EA6"/>
    <w:rsid w:val="7B6E289F"/>
    <w:rsid w:val="7B7E0B78"/>
    <w:rsid w:val="7BA23C69"/>
    <w:rsid w:val="7BC93B65"/>
    <w:rsid w:val="7C2400DE"/>
    <w:rsid w:val="7C3D7A9E"/>
    <w:rsid w:val="7C51281B"/>
    <w:rsid w:val="7C6B04FF"/>
    <w:rsid w:val="7C7439CF"/>
    <w:rsid w:val="7CB117C9"/>
    <w:rsid w:val="7CBA2554"/>
    <w:rsid w:val="7CBB3115"/>
    <w:rsid w:val="7CED38A3"/>
    <w:rsid w:val="7CEF501A"/>
    <w:rsid w:val="7CF86E16"/>
    <w:rsid w:val="7D5E4550"/>
    <w:rsid w:val="7D5F2062"/>
    <w:rsid w:val="7D857823"/>
    <w:rsid w:val="7D8C063D"/>
    <w:rsid w:val="7DD8426E"/>
    <w:rsid w:val="7DD869BC"/>
    <w:rsid w:val="7E2838DC"/>
    <w:rsid w:val="7E3A462D"/>
    <w:rsid w:val="7E457578"/>
    <w:rsid w:val="7E5C48C5"/>
    <w:rsid w:val="7E8B4E88"/>
    <w:rsid w:val="7E8E30AC"/>
    <w:rsid w:val="7EA42A65"/>
    <w:rsid w:val="7EB55A9A"/>
    <w:rsid w:val="7EFE65C8"/>
    <w:rsid w:val="7F1F758D"/>
    <w:rsid w:val="7F213EE2"/>
    <w:rsid w:val="7F2E11CA"/>
    <w:rsid w:val="7F337140"/>
    <w:rsid w:val="7F403833"/>
    <w:rsid w:val="7F897F2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99"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Document Map"/>
    <w:basedOn w:val="1"/>
    <w:link w:val="28"/>
    <w:semiHidden/>
    <w:unhideWhenUsed/>
    <w:qFormat/>
    <w:uiPriority w:val="0"/>
    <w:rPr>
      <w:rFonts w:ascii="宋体"/>
      <w:sz w:val="18"/>
      <w:szCs w:val="18"/>
    </w:rPr>
  </w:style>
  <w:style w:type="paragraph" w:styleId="3">
    <w:name w:val="annotation text"/>
    <w:basedOn w:val="1"/>
    <w:link w:val="22"/>
    <w:unhideWhenUsed/>
    <w:qFormat/>
    <w:uiPriority w:val="99"/>
    <w:pPr>
      <w:jc w:val="left"/>
    </w:pPr>
  </w:style>
  <w:style w:type="paragraph" w:styleId="4">
    <w:name w:val="Date"/>
    <w:basedOn w:val="1"/>
    <w:next w:val="1"/>
    <w:link w:val="21"/>
    <w:qFormat/>
    <w:uiPriority w:val="0"/>
    <w:rPr>
      <w:rFonts w:ascii="CG Times" w:hAnsi="CG Times" w:eastAsia="楷体_GB2312"/>
      <w:sz w:val="28"/>
      <w:szCs w:val="20"/>
    </w:rPr>
  </w:style>
  <w:style w:type="paragraph" w:styleId="5">
    <w:name w:val="Balloon Text"/>
    <w:basedOn w:val="1"/>
    <w:link w:val="24"/>
    <w:unhideWhenUsed/>
    <w:qFormat/>
    <w:uiPriority w:val="99"/>
    <w:rPr>
      <w:sz w:val="18"/>
      <w:szCs w:val="18"/>
    </w:rPr>
  </w:style>
  <w:style w:type="paragraph" w:styleId="6">
    <w:name w:val="footer"/>
    <w:basedOn w:val="1"/>
    <w:link w:val="26"/>
    <w:unhideWhenUsed/>
    <w:qFormat/>
    <w:uiPriority w:val="99"/>
    <w:pPr>
      <w:tabs>
        <w:tab w:val="center" w:pos="4153"/>
        <w:tab w:val="right" w:pos="8306"/>
      </w:tabs>
      <w:snapToGrid w:val="0"/>
      <w:jc w:val="left"/>
    </w:pPr>
    <w:rPr>
      <w:sz w:val="18"/>
      <w:szCs w:val="18"/>
    </w:rPr>
  </w:style>
  <w:style w:type="paragraph" w:styleId="7">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Body Text Indent 3"/>
    <w:basedOn w:val="1"/>
    <w:qFormat/>
    <w:uiPriority w:val="0"/>
    <w:pPr>
      <w:spacing w:line="560" w:lineRule="exact"/>
      <w:ind w:firstLine="420"/>
    </w:pPr>
    <w:rPr>
      <w:sz w:val="28"/>
    </w:rPr>
  </w:style>
  <w:style w:type="paragraph" w:styleId="9">
    <w:name w:val="Normal (Web)"/>
    <w:basedOn w:val="1"/>
    <w:unhideWhenUsed/>
    <w:qFormat/>
    <w:uiPriority w:val="0"/>
    <w:pPr>
      <w:spacing w:beforeAutospacing="1" w:afterAutospacing="1"/>
      <w:jc w:val="left"/>
    </w:pPr>
    <w:rPr>
      <w:kern w:val="0"/>
      <w:sz w:val="24"/>
    </w:rPr>
  </w:style>
  <w:style w:type="paragraph" w:styleId="10">
    <w:name w:val="annotation subject"/>
    <w:basedOn w:val="3"/>
    <w:next w:val="3"/>
    <w:link w:val="23"/>
    <w:unhideWhenUsed/>
    <w:qFormat/>
    <w:uiPriority w:val="99"/>
    <w:rPr>
      <w:b/>
      <w:bCs/>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unhideWhenUsed/>
    <w:qFormat/>
    <w:uiPriority w:val="0"/>
  </w:style>
  <w:style w:type="character" w:styleId="16">
    <w:name w:val="FollowedHyperlink"/>
    <w:basedOn w:val="13"/>
    <w:semiHidden/>
    <w:unhideWhenUsed/>
    <w:qFormat/>
    <w:uiPriority w:val="0"/>
    <w:rPr>
      <w:color w:val="800080" w:themeColor="followedHyperlink"/>
      <w:u w:val="single"/>
      <w14:textFill>
        <w14:solidFill>
          <w14:schemeClr w14:val="folHlink"/>
        </w14:solidFill>
      </w14:textFill>
    </w:rPr>
  </w:style>
  <w:style w:type="character" w:styleId="17">
    <w:name w:val="Hyperlink"/>
    <w:basedOn w:val="13"/>
    <w:qFormat/>
    <w:uiPriority w:val="0"/>
    <w:rPr>
      <w:color w:val="0000FF"/>
      <w:u w:val="single"/>
    </w:rPr>
  </w:style>
  <w:style w:type="character" w:styleId="18">
    <w:name w:val="annotation reference"/>
    <w:basedOn w:val="13"/>
    <w:unhideWhenUsed/>
    <w:qFormat/>
    <w:uiPriority w:val="99"/>
    <w:rPr>
      <w:sz w:val="21"/>
      <w:szCs w:val="21"/>
    </w:rPr>
  </w:style>
  <w:style w:type="paragraph" w:customStyle="1" w:styleId="19">
    <w:name w:val="列出段落1"/>
    <w:basedOn w:val="1"/>
    <w:qFormat/>
    <w:uiPriority w:val="34"/>
    <w:pPr>
      <w:ind w:firstLine="420" w:firstLineChars="200"/>
    </w:pPr>
  </w:style>
  <w:style w:type="paragraph" w:customStyle="1" w:styleId="20">
    <w:name w:val="p0"/>
    <w:basedOn w:val="1"/>
    <w:qFormat/>
    <w:uiPriority w:val="0"/>
    <w:pPr>
      <w:widowControl/>
      <w:jc w:val="left"/>
    </w:pPr>
    <w:rPr>
      <w:rFonts w:ascii="宋体" w:hAnsi="宋体" w:cs="宋体"/>
      <w:kern w:val="0"/>
      <w:sz w:val="24"/>
    </w:rPr>
  </w:style>
  <w:style w:type="character" w:customStyle="1" w:styleId="21">
    <w:name w:val="日期 Char"/>
    <w:basedOn w:val="13"/>
    <w:link w:val="4"/>
    <w:qFormat/>
    <w:uiPriority w:val="0"/>
    <w:rPr>
      <w:rFonts w:ascii="CG Times" w:hAnsi="CG Times" w:eastAsia="楷体_GB2312" w:cs="Times New Roman"/>
      <w:sz w:val="28"/>
      <w:szCs w:val="20"/>
    </w:rPr>
  </w:style>
  <w:style w:type="character" w:customStyle="1" w:styleId="22">
    <w:name w:val="批注文字 Char"/>
    <w:basedOn w:val="13"/>
    <w:link w:val="3"/>
    <w:semiHidden/>
    <w:qFormat/>
    <w:uiPriority w:val="99"/>
    <w:rPr>
      <w:rFonts w:ascii="Times New Roman" w:hAnsi="Times New Roman" w:eastAsia="宋体" w:cs="Times New Roman"/>
      <w:szCs w:val="24"/>
    </w:rPr>
  </w:style>
  <w:style w:type="character" w:customStyle="1" w:styleId="23">
    <w:name w:val="批注主题 Char"/>
    <w:basedOn w:val="22"/>
    <w:link w:val="10"/>
    <w:semiHidden/>
    <w:qFormat/>
    <w:uiPriority w:val="99"/>
    <w:rPr>
      <w:rFonts w:ascii="Times New Roman" w:hAnsi="Times New Roman" w:eastAsia="宋体" w:cs="Times New Roman"/>
      <w:b/>
      <w:bCs/>
      <w:szCs w:val="24"/>
    </w:rPr>
  </w:style>
  <w:style w:type="character" w:customStyle="1" w:styleId="24">
    <w:name w:val="批注框文本 Char"/>
    <w:basedOn w:val="13"/>
    <w:link w:val="5"/>
    <w:semiHidden/>
    <w:qFormat/>
    <w:uiPriority w:val="99"/>
    <w:rPr>
      <w:rFonts w:ascii="Times New Roman" w:hAnsi="Times New Roman" w:eastAsia="宋体" w:cs="Times New Roman"/>
      <w:sz w:val="18"/>
      <w:szCs w:val="18"/>
    </w:rPr>
  </w:style>
  <w:style w:type="character" w:customStyle="1" w:styleId="25">
    <w:name w:val="页眉 Char"/>
    <w:basedOn w:val="13"/>
    <w:link w:val="7"/>
    <w:qFormat/>
    <w:uiPriority w:val="99"/>
    <w:rPr>
      <w:rFonts w:ascii="Times New Roman" w:hAnsi="Times New Roman" w:eastAsia="宋体" w:cs="Times New Roman"/>
      <w:sz w:val="18"/>
      <w:szCs w:val="18"/>
    </w:rPr>
  </w:style>
  <w:style w:type="character" w:customStyle="1" w:styleId="26">
    <w:name w:val="页脚 Char"/>
    <w:basedOn w:val="13"/>
    <w:link w:val="6"/>
    <w:qFormat/>
    <w:uiPriority w:val="99"/>
    <w:rPr>
      <w:rFonts w:ascii="Times New Roman" w:hAnsi="Times New Roman" w:eastAsia="宋体" w:cs="Times New Roman"/>
      <w:sz w:val="18"/>
      <w:szCs w:val="18"/>
    </w:rPr>
  </w:style>
  <w:style w:type="paragraph" w:styleId="27">
    <w:name w:val="List Paragraph"/>
    <w:basedOn w:val="1"/>
    <w:qFormat/>
    <w:uiPriority w:val="34"/>
    <w:pPr>
      <w:ind w:firstLine="420" w:firstLineChars="200"/>
    </w:pPr>
    <w:rPr>
      <w:rFonts w:ascii="Calibri" w:hAnsi="Calibri"/>
      <w:szCs w:val="22"/>
    </w:rPr>
  </w:style>
  <w:style w:type="character" w:customStyle="1" w:styleId="28">
    <w:name w:val="文档结构图 Char"/>
    <w:basedOn w:val="13"/>
    <w:link w:val="2"/>
    <w:semiHidden/>
    <w:qFormat/>
    <w:uiPriority w:val="0"/>
    <w:rPr>
      <w:rFonts w:ascii="宋体" w:hAnsi="Times New Roman" w:eastAsia="宋体" w:cs="Times New Roman"/>
      <w:kern w:val="2"/>
      <w:sz w:val="18"/>
      <w:szCs w:val="18"/>
    </w:rPr>
  </w:style>
  <w:style w:type="paragraph" w:customStyle="1" w:styleId="29">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30">
    <w:name w:val="网格型1"/>
    <w:basedOn w:val="11"/>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1">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2">
    <w:name w:val="fontstyle01"/>
    <w:basedOn w:val="13"/>
    <w:qFormat/>
    <w:uiPriority w:val="0"/>
    <w:rPr>
      <w:rFonts w:ascii="仿宋" w:hAnsi="仿宋" w:eastAsia="仿宋" w:cs="仿宋"/>
      <w:color w:val="000000"/>
      <w:sz w:val="22"/>
      <w:szCs w:val="22"/>
    </w:rPr>
  </w:style>
  <w:style w:type="paragraph" w:customStyle="1" w:styleId="33">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3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35">
    <w:name w:val="Highlighted Variable"/>
    <w:qFormat/>
    <w:uiPriority w:val="0"/>
    <w:rPr>
      <w:color w:val="0000FF"/>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0C22FF-8D35-4112-9408-5F05DFD80509}">
  <ds:schemaRefs/>
</ds:datastoreItem>
</file>

<file path=customXml/itemProps3.xml><?xml version="1.0" encoding="utf-8"?>
<ds:datastoreItem xmlns:ds="http://schemas.openxmlformats.org/officeDocument/2006/customXml" ds:itemID="{6C05BEAC-8154-4189-A088-32B56E43F4AB}">
  <ds:schemaRefs/>
</ds:datastoreItem>
</file>

<file path=customXml/itemProps4.xml><?xml version="1.0" encoding="utf-8"?>
<ds:datastoreItem xmlns:ds="http://schemas.openxmlformats.org/officeDocument/2006/customXml" ds:itemID="{D6F6D9CF-A22B-4E31-AADD-E7318153BC3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1763</Words>
  <Characters>10053</Characters>
  <Lines>83</Lines>
  <Paragraphs>23</Paragraphs>
  <TotalTime>13</TotalTime>
  <ScaleCrop>false</ScaleCrop>
  <LinksUpToDate>false</LinksUpToDate>
  <CharactersWithSpaces>11793</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2022-05-18T00:50:00Z</dcterms:created>
  <dc:creator>LocalAccount</dc:creator>
  <cp:lastModifiedBy>刘松青</cp:lastModifiedBy>
  <cp:lastPrinted>2022-05-17T11:52:00Z</cp:lastPrinted>
  <dcterms:modified xsi:type="dcterms:W3CDTF">2022-07-11T08:16:10Z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2052-11.8.2.8875</vt:lpwstr>
  </property>
  <property fmtid="{D5CDD505-2E9C-101B-9397-08002B2CF9AE}" pid="4" name="ICV">
    <vt:lpwstr>77459A97AFE14390A6411A6475C514B9</vt:lpwstr>
  </property>
</Properties>
</file>